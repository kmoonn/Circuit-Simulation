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E1B0F" w14:textId="7781362E" w:rsidR="002648B4" w:rsidRPr="002648B4" w:rsidRDefault="002648B4">
      <w:pPr>
        <w:rPr>
          <w:sz w:val="21"/>
          <w:szCs w:val="21"/>
        </w:rPr>
      </w:pPr>
      <w:r w:rsidRPr="002648B4">
        <w:rPr>
          <w:rFonts w:hint="eastAsia"/>
          <w:sz w:val="21"/>
          <w:szCs w:val="21"/>
        </w:rPr>
        <w:t>1.</w:t>
      </w:r>
      <w:r w:rsidRPr="002648B4">
        <w:rPr>
          <w:rFonts w:hint="eastAsia"/>
          <w:sz w:val="21"/>
          <w:szCs w:val="21"/>
        </w:rPr>
        <w:t>输入数据</w:t>
      </w:r>
    </w:p>
    <w:p w14:paraId="1DE21947" w14:textId="075229BA" w:rsidR="002648B4" w:rsidRDefault="00835E8D">
      <w:pPr>
        <w:rPr>
          <w:rFonts w:ascii="宋体" w:hAnsi="宋体" w:cs="宋体" w:hint="eastAsia"/>
          <w:kern w:val="0"/>
          <w:sz w:val="18"/>
          <w:szCs w:val="18"/>
        </w:rPr>
      </w:pPr>
      <w:r w:rsidRPr="00835E8D">
        <w:rPr>
          <w:rFonts w:ascii="宋体" w:hAnsi="宋体" w:cs="宋体" w:hint="eastAsia"/>
          <w:kern w:val="0"/>
          <w:sz w:val="18"/>
          <w:szCs w:val="18"/>
        </w:rPr>
        <w:t>输入电压</w:t>
      </w:r>
      <w:r>
        <w:rPr>
          <w:rFonts w:ascii="宋体" w:hAnsi="宋体" w:cs="宋体" w:hint="eastAsia"/>
          <w:kern w:val="0"/>
          <w:sz w:val="18"/>
          <w:szCs w:val="18"/>
        </w:rPr>
        <w:t>：Vin</w:t>
      </w:r>
    </w:p>
    <w:p w14:paraId="7D739562" w14:textId="2A70795F" w:rsidR="00835E8D" w:rsidRDefault="00835E8D">
      <w:pPr>
        <w:rPr>
          <w:rFonts w:ascii="宋体" w:hAnsi="宋体" w:cs="宋体" w:hint="eastAsia"/>
          <w:kern w:val="0"/>
          <w:sz w:val="18"/>
          <w:szCs w:val="18"/>
        </w:rPr>
      </w:pPr>
      <w:r w:rsidRPr="00835E8D">
        <w:rPr>
          <w:rFonts w:ascii="宋体" w:hAnsi="宋体" w:cs="宋体" w:hint="eastAsia"/>
          <w:kern w:val="0"/>
          <w:sz w:val="18"/>
          <w:szCs w:val="18"/>
        </w:rPr>
        <w:t>输出电压</w:t>
      </w:r>
      <w:r>
        <w:rPr>
          <w:rFonts w:ascii="宋体" w:hAnsi="宋体" w:cs="宋体" w:hint="eastAsia"/>
          <w:kern w:val="0"/>
          <w:sz w:val="18"/>
          <w:szCs w:val="18"/>
        </w:rPr>
        <w:t>：</w:t>
      </w:r>
      <w:proofErr w:type="spellStart"/>
      <w:r>
        <w:rPr>
          <w:rFonts w:ascii="宋体" w:hAnsi="宋体" w:cs="宋体" w:hint="eastAsia"/>
          <w:kern w:val="0"/>
          <w:sz w:val="18"/>
          <w:szCs w:val="18"/>
        </w:rPr>
        <w:t>Vout</w:t>
      </w:r>
      <w:proofErr w:type="spellEnd"/>
    </w:p>
    <w:p w14:paraId="1B4F5394" w14:textId="61ACFECF" w:rsidR="00835E8D" w:rsidRDefault="00835E8D">
      <w:pPr>
        <w:rPr>
          <w:ins w:id="0" w:author="洋 刘" w:date="2025-10-31T11:17:00Z" w16du:dateUtc="2025-10-31T03:17:00Z"/>
          <w:rFonts w:ascii="宋体" w:hAnsi="宋体" w:cs="宋体" w:hint="eastAsia"/>
          <w:kern w:val="0"/>
          <w:sz w:val="18"/>
          <w:szCs w:val="18"/>
        </w:rPr>
      </w:pPr>
      <w:r w:rsidRPr="00B60E20">
        <w:rPr>
          <w:rFonts w:ascii="宋体" w:hAnsi="宋体" w:cs="宋体" w:hint="eastAsia"/>
          <w:kern w:val="0"/>
          <w:sz w:val="18"/>
          <w:szCs w:val="18"/>
        </w:rPr>
        <w:t>额定功率：</w:t>
      </w:r>
      <w:del w:id="1" w:author="洋 刘" w:date="2025-10-31T11:19:00Z" w16du:dateUtc="2025-10-31T03:19:00Z">
        <w:r w:rsidR="00B60E20" w:rsidRPr="00B60E20" w:rsidDel="00C13CEF">
          <w:rPr>
            <w:rFonts w:ascii="宋体" w:hAnsi="宋体" w:cs="宋体" w:hint="eastAsia"/>
            <w:kern w:val="0"/>
            <w:sz w:val="18"/>
            <w:szCs w:val="18"/>
          </w:rPr>
          <w:delText>已知</w:delText>
        </w:r>
      </w:del>
      <w:ins w:id="2" w:author="洋 刘" w:date="2025-10-31T11:19:00Z" w16du:dateUtc="2025-10-31T03:19:00Z">
        <w:r w:rsidR="00C13CEF">
          <w:rPr>
            <w:rFonts w:ascii="宋体" w:hAnsi="宋体" w:cs="宋体" w:hint="eastAsia"/>
            <w:kern w:val="0"/>
            <w:sz w:val="18"/>
            <w:szCs w:val="18"/>
          </w:rPr>
          <w:t>Pout</w:t>
        </w:r>
      </w:ins>
      <w:r w:rsidR="00E54C7F">
        <w:rPr>
          <w:rFonts w:ascii="宋体" w:hAnsi="宋体" w:cs="宋体" w:hint="eastAsia"/>
          <w:kern w:val="0"/>
          <w:sz w:val="18"/>
          <w:szCs w:val="18"/>
        </w:rPr>
        <w:t>（</w:t>
      </w:r>
      <w:del w:id="3" w:author="新一 工藤" w:date="2025-11-17T14:20:00Z" w16du:dateUtc="2025-11-17T06:20:00Z">
        <w:r w:rsidR="00E54C7F" w:rsidDel="009414B9">
          <w:rPr>
            <w:rFonts w:ascii="宋体" w:hAnsi="宋体" w:cs="宋体" w:hint="eastAsia"/>
            <w:kern w:val="0"/>
            <w:sz w:val="18"/>
            <w:szCs w:val="18"/>
          </w:rPr>
          <w:delText>真实的功率和这个有差别，但是我看例子里会给出考虑负载和效率后的功率也就是Psingle</w:delText>
        </w:r>
        <w:r w:rsidR="002059E1" w:rsidDel="009414B9">
          <w:rPr>
            <w:rFonts w:ascii="宋体" w:hAnsi="宋体" w:cs="宋体" w:hint="eastAsia"/>
            <w:kern w:val="0"/>
            <w:sz w:val="18"/>
            <w:szCs w:val="18"/>
          </w:rPr>
          <w:delText>，我标黄的部分</w:delText>
        </w:r>
      </w:del>
      <w:r w:rsidR="00E54C7F">
        <w:rPr>
          <w:rFonts w:ascii="宋体" w:hAnsi="宋体" w:cs="宋体" w:hint="eastAsia"/>
          <w:kern w:val="0"/>
          <w:sz w:val="18"/>
          <w:szCs w:val="18"/>
        </w:rPr>
        <w:t>）</w:t>
      </w:r>
    </w:p>
    <w:p w14:paraId="7F67173F" w14:textId="475B2541" w:rsidR="00B60E20" w:rsidRPr="00B60E20" w:rsidRDefault="00B60E20">
      <w:pPr>
        <w:rPr>
          <w:rFonts w:ascii="宋体" w:hAnsi="宋体" w:cs="宋体" w:hint="eastAsia"/>
          <w:kern w:val="0"/>
          <w:sz w:val="18"/>
          <w:szCs w:val="18"/>
        </w:rPr>
      </w:pPr>
      <w:r w:rsidRPr="00B60E20">
        <w:rPr>
          <w:rFonts w:ascii="宋体" w:hAnsi="宋体" w:cs="宋体" w:hint="eastAsia"/>
          <w:kern w:val="0"/>
          <w:sz w:val="18"/>
          <w:szCs w:val="18"/>
        </w:rPr>
        <w:t>负载：</w:t>
      </w:r>
      <w:proofErr w:type="spellStart"/>
      <w:r w:rsidRPr="00B60E20">
        <w:rPr>
          <w:rFonts w:ascii="宋体" w:hAnsi="宋体" w:cs="宋体" w:hint="eastAsia"/>
          <w:kern w:val="0"/>
          <w:sz w:val="18"/>
          <w:szCs w:val="18"/>
        </w:rPr>
        <w:t>Rsingle</w:t>
      </w:r>
      <w:proofErr w:type="spellEnd"/>
    </w:p>
    <w:p w14:paraId="38487524" w14:textId="38D92C06" w:rsidR="00B60E20" w:rsidRPr="00B60E20" w:rsidRDefault="00B60E20">
      <w:pPr>
        <w:rPr>
          <w:rFonts w:ascii="宋体" w:hAnsi="宋体" w:cs="宋体" w:hint="eastAsia"/>
          <w:kern w:val="0"/>
          <w:sz w:val="18"/>
          <w:szCs w:val="18"/>
        </w:rPr>
      </w:pPr>
      <w:proofErr w:type="gramStart"/>
      <w:r w:rsidRPr="00B60E20">
        <w:rPr>
          <w:rFonts w:ascii="宋体" w:hAnsi="宋体" w:cs="宋体" w:hint="eastAsia"/>
          <w:kern w:val="0"/>
          <w:sz w:val="18"/>
          <w:szCs w:val="18"/>
        </w:rPr>
        <w:t>差模电感</w:t>
      </w:r>
      <w:proofErr w:type="gramEnd"/>
      <w:r w:rsidRPr="00B60E20">
        <w:rPr>
          <w:rFonts w:ascii="宋体" w:hAnsi="宋体" w:cs="宋体" w:hint="eastAsia"/>
          <w:kern w:val="0"/>
          <w:sz w:val="18"/>
          <w:szCs w:val="18"/>
        </w:rPr>
        <w:t>：L</w:t>
      </w:r>
      <w:ins w:id="4" w:author="洋 刘" w:date="2025-10-31T11:37:00Z" w16du:dateUtc="2025-10-31T03:37:00Z">
        <w:r w:rsidR="00890D7D">
          <w:rPr>
            <w:rFonts w:ascii="宋体" w:hAnsi="宋体" w:cs="宋体" w:hint="eastAsia"/>
            <w:kern w:val="0"/>
            <w:sz w:val="18"/>
            <w:szCs w:val="18"/>
          </w:rPr>
          <w:t>in</w:t>
        </w:r>
      </w:ins>
    </w:p>
    <w:p w14:paraId="64D787C0" w14:textId="51B2969E" w:rsidR="00B60E20" w:rsidRPr="00B60E20" w:rsidRDefault="00B60E20">
      <w:pPr>
        <w:rPr>
          <w:rFonts w:ascii="宋体" w:hAnsi="宋体" w:cs="宋体" w:hint="eastAsia"/>
          <w:kern w:val="0"/>
          <w:sz w:val="18"/>
          <w:szCs w:val="18"/>
        </w:rPr>
      </w:pPr>
      <w:r w:rsidRPr="00B60E20">
        <w:rPr>
          <w:rFonts w:ascii="宋体" w:hAnsi="宋体" w:cs="宋体" w:hint="eastAsia"/>
          <w:kern w:val="0"/>
          <w:sz w:val="18"/>
          <w:szCs w:val="18"/>
        </w:rPr>
        <w:t>开关频率:</w:t>
      </w:r>
      <w:proofErr w:type="spellStart"/>
      <w:r w:rsidRPr="00B60E20">
        <w:rPr>
          <w:rFonts w:ascii="宋体" w:hAnsi="宋体" w:cs="宋体" w:hint="eastAsia"/>
          <w:kern w:val="0"/>
          <w:sz w:val="18"/>
          <w:szCs w:val="18"/>
        </w:rPr>
        <w:t>fres</w:t>
      </w:r>
      <w:proofErr w:type="spellEnd"/>
    </w:p>
    <w:p w14:paraId="4A5DD236" w14:textId="7C2FD85B" w:rsidR="00B60E20" w:rsidRPr="00B60E20" w:rsidRDefault="00B60E20">
      <w:pPr>
        <w:rPr>
          <w:rFonts w:ascii="宋体" w:hAnsi="宋体" w:cs="宋体" w:hint="eastAsia"/>
          <w:kern w:val="0"/>
          <w:sz w:val="18"/>
          <w:szCs w:val="18"/>
        </w:rPr>
      </w:pPr>
      <w:r w:rsidRPr="00B60E20">
        <w:rPr>
          <w:rFonts w:ascii="宋体" w:hAnsi="宋体" w:cs="宋体" w:hint="eastAsia"/>
          <w:kern w:val="0"/>
          <w:sz w:val="18"/>
          <w:szCs w:val="18"/>
        </w:rPr>
        <w:t>输入电压纹波</w:t>
      </w:r>
      <w:ins w:id="5" w:author="洋 刘" w:date="2025-10-31T14:25:00Z" w16du:dateUtc="2025-10-31T06:25:00Z">
        <w:r w:rsidR="008A0296">
          <w:rPr>
            <w:rFonts w:ascii="宋体" w:hAnsi="宋体" w:cs="宋体" w:hint="eastAsia"/>
            <w:kern w:val="0"/>
            <w:sz w:val="18"/>
            <w:szCs w:val="18"/>
          </w:rPr>
          <w:t>：</w:t>
        </w:r>
      </w:ins>
      <w:ins w:id="6" w:author="洋 刘" w:date="2025-10-31T14:26:00Z" w16du:dateUtc="2025-10-31T06:26:00Z">
        <w:r w:rsidR="008A0296">
          <w:rPr>
            <w:rFonts w:ascii="宋体" w:hAnsi="宋体" w:cs="宋体" w:hint="eastAsia"/>
            <w:kern w:val="0"/>
            <w:sz w:val="18"/>
            <w:szCs w:val="18"/>
          </w:rPr>
          <w:t>输入</w:t>
        </w:r>
      </w:ins>
      <w:ins w:id="7" w:author="洋 刘" w:date="2025-10-31T14:25:00Z" w16du:dateUtc="2025-10-31T06:25:00Z">
        <w:r w:rsidR="008A0296">
          <w:rPr>
            <w:rFonts w:ascii="宋体" w:hAnsi="宋体" w:cs="宋体" w:hint="eastAsia"/>
            <w:kern w:val="0"/>
            <w:sz w:val="18"/>
            <w:szCs w:val="18"/>
          </w:rPr>
          <w:t>纹波系数*Vin</w:t>
        </w:r>
      </w:ins>
      <w:del w:id="8" w:author="洋 刘" w:date="2025-10-31T14:25:00Z" w16du:dateUtc="2025-10-31T06:25:00Z">
        <w:r w:rsidRPr="00B60E20" w:rsidDel="008A0296">
          <w:rPr>
            <w:rFonts w:ascii="宋体" w:hAnsi="宋体" w:cs="宋体" w:hint="eastAsia"/>
            <w:kern w:val="0"/>
            <w:sz w:val="18"/>
            <w:szCs w:val="18"/>
          </w:rPr>
          <w:delText>:</w:delText>
        </w:r>
      </w:del>
      <w:del w:id="9" w:author="洋 刘" w:date="2025-10-31T11:19:00Z" w16du:dateUtc="2025-10-31T03:19:00Z">
        <w:r w:rsidRPr="00B60E20" w:rsidDel="00C13CEF">
          <w:rPr>
            <w:rFonts w:ascii="宋体" w:hAnsi="宋体" w:cs="宋体" w:hint="eastAsia"/>
            <w:kern w:val="0"/>
            <w:sz w:val="18"/>
            <w:szCs w:val="18"/>
          </w:rPr>
          <w:delText>Vpvmaxload</w:delText>
        </w:r>
      </w:del>
    </w:p>
    <w:p w14:paraId="3E1C774E" w14:textId="76B62C04" w:rsidR="00B60E20" w:rsidRDefault="00B60E20">
      <w:pPr>
        <w:rPr>
          <w:rFonts w:ascii="宋体" w:hAnsi="宋体" w:cs="宋体" w:hint="eastAsia"/>
          <w:kern w:val="0"/>
          <w:sz w:val="18"/>
          <w:szCs w:val="18"/>
        </w:rPr>
      </w:pPr>
      <w:r w:rsidRPr="00B60E20">
        <w:rPr>
          <w:rFonts w:ascii="宋体" w:hAnsi="宋体" w:cs="宋体" w:hint="eastAsia"/>
          <w:kern w:val="0"/>
          <w:sz w:val="18"/>
          <w:szCs w:val="18"/>
        </w:rPr>
        <w:t>输出电压纹波:</w:t>
      </w:r>
      <w:ins w:id="10" w:author="洋 刘" w:date="2025-10-31T11:20:00Z" w16du:dateUtc="2025-10-31T03:20:00Z">
        <w:r w:rsidR="00C13CEF" w:rsidRPr="00B60E20" w:rsidDel="00C13CEF">
          <w:rPr>
            <w:rFonts w:ascii="宋体" w:hAnsi="宋体" w:cs="宋体" w:hint="eastAsia"/>
            <w:kern w:val="0"/>
            <w:sz w:val="18"/>
            <w:szCs w:val="18"/>
          </w:rPr>
          <w:t xml:space="preserve"> </w:t>
        </w:r>
      </w:ins>
      <w:ins w:id="11" w:author="洋 刘" w:date="2025-10-31T14:26:00Z" w16du:dateUtc="2025-10-31T06:26:00Z">
        <w:r w:rsidR="008A0296">
          <w:rPr>
            <w:rFonts w:ascii="宋体" w:hAnsi="宋体" w:cs="宋体" w:hint="eastAsia"/>
            <w:kern w:val="0"/>
            <w:sz w:val="18"/>
            <w:szCs w:val="18"/>
          </w:rPr>
          <w:t>输出</w:t>
        </w:r>
      </w:ins>
      <w:ins w:id="12" w:author="洋 刘" w:date="2025-10-31T14:25:00Z" w16du:dateUtc="2025-10-31T06:25:00Z">
        <w:r w:rsidR="008A0296">
          <w:rPr>
            <w:rFonts w:ascii="宋体" w:hAnsi="宋体" w:cs="宋体" w:hint="eastAsia"/>
            <w:kern w:val="0"/>
            <w:sz w:val="18"/>
            <w:szCs w:val="18"/>
          </w:rPr>
          <w:t>纹波系数*</w:t>
        </w:r>
        <w:proofErr w:type="spellStart"/>
        <w:r w:rsidR="008A0296">
          <w:rPr>
            <w:rFonts w:ascii="宋体" w:hAnsi="宋体" w:cs="宋体" w:hint="eastAsia"/>
            <w:kern w:val="0"/>
            <w:sz w:val="18"/>
            <w:szCs w:val="18"/>
          </w:rPr>
          <w:t>Vout</w:t>
        </w:r>
      </w:ins>
      <w:proofErr w:type="spellEnd"/>
      <w:del w:id="13" w:author="洋 刘" w:date="2025-10-31T11:20:00Z" w16du:dateUtc="2025-10-31T03:20:00Z">
        <w:r w:rsidRPr="00B60E20" w:rsidDel="00C13CEF">
          <w:rPr>
            <w:rFonts w:ascii="宋体" w:hAnsi="宋体" w:cs="宋体" w:hint="eastAsia"/>
            <w:kern w:val="0"/>
            <w:sz w:val="18"/>
            <w:szCs w:val="18"/>
          </w:rPr>
          <w:delText>已知</w:delText>
        </w:r>
      </w:del>
    </w:p>
    <w:p w14:paraId="7EA97682" w14:textId="77777777" w:rsidR="00506C82" w:rsidRDefault="00506C82" w:rsidP="00C13CEF">
      <w:pPr>
        <w:rPr>
          <w:ins w:id="14" w:author="新一 工藤" w:date="2025-11-17T14:08:00Z" w16du:dateUtc="2025-11-17T06:08:00Z"/>
          <w:rFonts w:ascii="宋体" w:hAnsi="宋体" w:cs="宋体"/>
          <w:kern w:val="0"/>
          <w:sz w:val="18"/>
          <w:szCs w:val="18"/>
        </w:rPr>
      </w:pPr>
    </w:p>
    <w:p w14:paraId="218239E5" w14:textId="782A025C" w:rsidR="00C13CEF" w:rsidRPr="00B60E20" w:rsidRDefault="00C13CEF" w:rsidP="00C13CEF">
      <w:pPr>
        <w:rPr>
          <w:rFonts w:ascii="宋体" w:hAnsi="宋体" w:cs="宋体" w:hint="eastAsia"/>
          <w:kern w:val="0"/>
          <w:sz w:val="18"/>
          <w:szCs w:val="18"/>
        </w:rPr>
      </w:pPr>
      <w:r>
        <w:rPr>
          <w:rFonts w:ascii="宋体" w:hAnsi="宋体" w:cs="宋体" w:hint="eastAsia"/>
          <w:kern w:val="0"/>
          <w:sz w:val="18"/>
          <w:szCs w:val="18"/>
        </w:rPr>
        <w:t>效率：ρ</w:t>
      </w:r>
    </w:p>
    <w:p w14:paraId="3037AF8F" w14:textId="7BC76707" w:rsidR="00E54C7F" w:rsidRDefault="009414B9">
      <w:pPr>
        <w:rPr>
          <w:rFonts w:ascii="宋体" w:hAnsi="宋体" w:cs="宋体" w:hint="eastAsia"/>
          <w:kern w:val="0"/>
          <w:sz w:val="18"/>
          <w:szCs w:val="18"/>
        </w:rPr>
      </w:pPr>
      <w:ins w:id="15" w:author="新一 工藤" w:date="2025-11-17T14:19:00Z" w16du:dateUtc="2025-11-17T06:19:00Z">
        <w:r w:rsidRPr="009414B9">
          <w:rPr>
            <w:rFonts w:hint="eastAsia"/>
            <w:highlight w:val="lightGray"/>
            <w:rPrChange w:id="16" w:author="新一 工藤" w:date="2025-11-17T14:20:00Z" w16du:dateUtc="2025-11-17T06:20:00Z">
              <w:rPr>
                <w:rFonts w:hint="eastAsia"/>
                <w:highlight w:val="red"/>
              </w:rPr>
            </w:rPrChange>
          </w:rPr>
          <w:t>中间结果</w:t>
        </w:r>
      </w:ins>
      <w:ins w:id="17" w:author="新一 工藤" w:date="2025-11-17T14:21:00Z" w16du:dateUtc="2025-11-17T06:21:00Z">
        <w:r>
          <w:rPr>
            <w:rFonts w:hint="eastAsia"/>
            <w:highlight w:val="lightGray"/>
          </w:rPr>
          <w:t>（实际也是输入数据）</w:t>
        </w:r>
      </w:ins>
      <w:ins w:id="18" w:author="新一 工藤" w:date="2025-11-17T14:19:00Z" w16du:dateUtc="2025-11-17T06:19:00Z">
        <w:r w:rsidRPr="009414B9">
          <w:rPr>
            <w:rFonts w:hint="eastAsia"/>
            <w:highlight w:val="lightGray"/>
            <w:rPrChange w:id="19" w:author="新一 工藤" w:date="2025-11-17T14:20:00Z" w16du:dateUtc="2025-11-17T06:20:00Z">
              <w:rPr>
                <w:rFonts w:hint="eastAsia"/>
                <w:highlight w:val="red"/>
              </w:rPr>
            </w:rPrChange>
          </w:rPr>
          <w:t>：</w:t>
        </w:r>
      </w:ins>
      <w:ins w:id="20" w:author="新一 工藤" w:date="2025-11-17T14:07:00Z" w16du:dateUtc="2025-11-17T06:07:00Z">
        <w:r w:rsidR="00506C82" w:rsidRPr="009414B9">
          <w:rPr>
            <w:rFonts w:hint="eastAsia"/>
            <w:highlight w:val="lightGray"/>
            <w:rPrChange w:id="21" w:author="新一 工藤" w:date="2025-11-17T14:20:00Z" w16du:dateUtc="2025-11-17T06:20:00Z">
              <w:rPr>
                <w:rFonts w:hint="eastAsia"/>
              </w:rPr>
            </w:rPrChange>
          </w:rPr>
          <w:t>每路</w:t>
        </w:r>
        <w:r w:rsidR="00506C82" w:rsidRPr="009414B9">
          <w:rPr>
            <w:rFonts w:hint="eastAsia"/>
            <w:highlight w:val="lightGray"/>
            <w:rPrChange w:id="22" w:author="新一 工藤" w:date="2025-11-17T14:20:00Z" w16du:dateUtc="2025-11-17T06:20:00Z">
              <w:rPr>
                <w:rFonts w:hint="eastAsia"/>
              </w:rPr>
            </w:rPrChange>
          </w:rPr>
          <w:t>MPPT</w:t>
        </w:r>
        <w:r w:rsidR="00506C82" w:rsidRPr="009414B9">
          <w:rPr>
            <w:rFonts w:hint="eastAsia"/>
            <w:highlight w:val="lightGray"/>
            <w:rPrChange w:id="23" w:author="新一 工藤" w:date="2025-11-17T14:20:00Z" w16du:dateUtc="2025-11-17T06:20:00Z">
              <w:rPr>
                <w:rFonts w:hint="eastAsia"/>
              </w:rPr>
            </w:rPrChange>
          </w:rPr>
          <w:t>功率</w:t>
        </w:r>
        <w:r w:rsidR="00506C82" w:rsidRPr="009414B9">
          <w:rPr>
            <w:rFonts w:hint="eastAsia"/>
            <w:highlight w:val="lightGray"/>
            <w:rPrChange w:id="24" w:author="新一 工藤" w:date="2025-11-17T14:20:00Z" w16du:dateUtc="2025-11-17T06:20:00Z">
              <w:rPr>
                <w:rFonts w:hint="eastAsia"/>
              </w:rPr>
            </w:rPrChange>
          </w:rPr>
          <w:t>:</w:t>
        </w:r>
      </w:ins>
      <w:ins w:id="25" w:author="新一 工藤" w:date="2025-11-17T14:08:00Z" w16du:dateUtc="2025-11-17T06:08:00Z">
        <w:r w:rsidR="00506C82" w:rsidRPr="009414B9">
          <w:rPr>
            <w:noProof/>
            <w:highlight w:val="lightGray"/>
            <w:rPrChange w:id="26" w:author="新一 工藤" w:date="2025-11-17T14:20:00Z" w16du:dateUtc="2025-11-17T06:20:00Z">
              <w:rPr>
                <w:noProof/>
              </w:rPr>
            </w:rPrChange>
          </w:rPr>
          <w:t xml:space="preserve"> </w:t>
        </w:r>
        <w:r w:rsidR="00506C82" w:rsidRPr="009414B9">
          <w:rPr>
            <w:noProof/>
            <w:highlight w:val="lightGray"/>
            <w:rPrChange w:id="27" w:author="新一 工藤" w:date="2025-11-17T14:20:00Z" w16du:dateUtc="2025-11-17T06:20:00Z">
              <w:rPr>
                <w:noProof/>
              </w:rPr>
            </w:rPrChange>
          </w:rPr>
          <w:drawing>
            <wp:inline distT="0" distB="0" distL="0" distR="0" wp14:anchorId="6A82CDC0" wp14:editId="371C3058">
              <wp:extent cx="879231" cy="368050"/>
              <wp:effectExtent l="0" t="0" r="0" b="0"/>
              <wp:docPr id="774620378" name="图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56636097" name="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5611" cy="37072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506C82" w:rsidRPr="009414B9">
          <w:rPr>
            <w:rFonts w:hint="eastAsia"/>
            <w:noProof/>
            <w:highlight w:val="lightGray"/>
            <w:rPrChange w:id="28" w:author="新一 工藤" w:date="2025-11-17T14:20:00Z" w16du:dateUtc="2025-11-17T06:20:00Z">
              <w:rPr>
                <w:rFonts w:hint="eastAsia"/>
                <w:noProof/>
              </w:rPr>
            </w:rPrChange>
          </w:rPr>
          <w:t>(</w:t>
        </w:r>
        <w:r w:rsidR="00506C82" w:rsidRPr="009414B9">
          <w:rPr>
            <w:rFonts w:hint="eastAsia"/>
            <w:noProof/>
            <w:highlight w:val="lightGray"/>
            <w:rPrChange w:id="29" w:author="新一 工藤" w:date="2025-11-17T14:20:00Z" w16du:dateUtc="2025-11-17T06:20:00Z">
              <w:rPr>
                <w:rFonts w:hint="eastAsia"/>
                <w:noProof/>
              </w:rPr>
            </w:rPrChange>
          </w:rPr>
          <w:t>我看例子中会给出</w:t>
        </w:r>
        <w:r w:rsidR="00506C82" w:rsidRPr="009414B9">
          <w:rPr>
            <w:rFonts w:hint="eastAsia"/>
            <w:noProof/>
            <w:highlight w:val="lightGray"/>
            <w:rPrChange w:id="30" w:author="新一 工藤" w:date="2025-11-17T14:20:00Z" w16du:dateUtc="2025-11-17T06:20:00Z">
              <w:rPr>
                <w:rFonts w:hint="eastAsia"/>
                <w:noProof/>
              </w:rPr>
            </w:rPrChange>
          </w:rPr>
          <w:t>)</w:t>
        </w:r>
      </w:ins>
    </w:p>
    <w:p w14:paraId="1270F2F6" w14:textId="77777777" w:rsidR="00E54C7F" w:rsidRDefault="00E54C7F">
      <w:pPr>
        <w:rPr>
          <w:rFonts w:ascii="宋体" w:hAnsi="宋体" w:cs="宋体" w:hint="eastAsia"/>
          <w:kern w:val="0"/>
          <w:sz w:val="18"/>
          <w:szCs w:val="18"/>
        </w:rPr>
      </w:pPr>
    </w:p>
    <w:p w14:paraId="2D134FC2" w14:textId="246F6481" w:rsidR="00B60E20" w:rsidRDefault="00E54C7F">
      <w:pPr>
        <w:rPr>
          <w:sz w:val="18"/>
          <w:szCs w:val="18"/>
        </w:rPr>
      </w:pPr>
      <w:r>
        <w:rPr>
          <w:rFonts w:hint="eastAsia"/>
          <w:noProof/>
          <w:sz w:val="18"/>
          <w:szCs w:val="18"/>
          <w:lang w:val="zh-CN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39985D01" wp14:editId="4693AFBB">
                <wp:simplePos x="0" y="0"/>
                <wp:positionH relativeFrom="column">
                  <wp:posOffset>315231</wp:posOffset>
                </wp:positionH>
                <wp:positionV relativeFrom="paragraph">
                  <wp:posOffset>1344043</wp:posOffset>
                </wp:positionV>
                <wp:extent cx="1246680" cy="11160"/>
                <wp:effectExtent l="95250" t="152400" r="106045" b="160655"/>
                <wp:wrapNone/>
                <wp:docPr id="942318194" name="墨迹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24668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98DD05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14" o:spid="_x0000_s1026" type="#_x0000_t75" style="position:absolute;margin-left:20.55pt;margin-top:97.35pt;width:106.65pt;height:17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">
                <v:imagedata r:id="rId10" o:title=""/>
              </v:shape>
            </w:pict>
          </mc:Fallback>
        </mc:AlternateContent>
      </w:r>
      <w:r w:rsidR="00B60E20">
        <w:rPr>
          <w:rFonts w:hint="eastAsia"/>
          <w:sz w:val="18"/>
          <w:szCs w:val="18"/>
        </w:rPr>
        <w:t>例：</w:t>
      </w:r>
      <w:r w:rsidR="00B60E20">
        <w:rPr>
          <w:noProof/>
        </w:rPr>
        <w:drawing>
          <wp:inline distT="0" distB="0" distL="0" distR="0" wp14:anchorId="3291D36A" wp14:editId="459784B5">
            <wp:extent cx="3411190" cy="1843587"/>
            <wp:effectExtent l="0" t="0" r="0" b="4445"/>
            <wp:docPr id="8005213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213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3878" cy="185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5CFD9" w14:textId="3E514F32" w:rsidR="00E54C7F" w:rsidRDefault="00E54C7F">
      <w:pPr>
        <w:rPr>
          <w:sz w:val="21"/>
          <w:szCs w:val="21"/>
        </w:rPr>
      </w:pPr>
      <w:r w:rsidRPr="00E54C7F">
        <w:rPr>
          <w:rFonts w:hint="eastAsia"/>
          <w:sz w:val="21"/>
          <w:szCs w:val="21"/>
        </w:rPr>
        <w:t>2.</w:t>
      </w:r>
      <w:r w:rsidRPr="00E54C7F">
        <w:rPr>
          <w:rFonts w:hint="eastAsia"/>
          <w:sz w:val="21"/>
          <w:szCs w:val="21"/>
        </w:rPr>
        <w:t>开始计算</w:t>
      </w:r>
    </w:p>
    <w:p w14:paraId="0CE1BE9B" w14:textId="66BAAC27" w:rsidR="007E7C36" w:rsidRDefault="007E7C36" w:rsidP="007E7C36">
      <w:pPr>
        <w:rPr>
          <w:ins w:id="31" w:author="洋 刘" w:date="2025-10-31T11:21:00Z" w16du:dateUtc="2025-10-31T03:21:00Z"/>
        </w:rPr>
      </w:pPr>
      <w:r>
        <w:rPr>
          <w:rFonts w:hint="eastAsia"/>
        </w:rPr>
        <w:t>第一步：所有状态通用的公式：</w:t>
      </w:r>
    </w:p>
    <w:p w14:paraId="1CA78CDE" w14:textId="40CCFD3D" w:rsidR="00C13CEF" w:rsidRDefault="00C13CEF">
      <w:pPr>
        <w:jc w:val="center"/>
        <w:pPrChange w:id="32" w:author="洋 刘" w:date="2025-10-31T11:22:00Z" w16du:dateUtc="2025-10-31T03:22:00Z">
          <w:pPr/>
        </w:pPrChange>
      </w:pPr>
      <w:ins w:id="33" w:author="洋 刘" w:date="2025-10-31T11:22:00Z" w16du:dateUtc="2025-10-31T03:22:00Z">
        <w:r>
          <w:rPr>
            <w:noProof/>
          </w:rPr>
          <w:drawing>
            <wp:inline distT="0" distB="0" distL="0" distR="0" wp14:anchorId="131BDBD7" wp14:editId="5326838D">
              <wp:extent cx="879231" cy="368050"/>
              <wp:effectExtent l="0" t="0" r="0" b="0"/>
              <wp:docPr id="356636097" name="图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56636097" name="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5611" cy="37072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B59ECD1" w14:textId="77777777" w:rsidR="007E7C36" w:rsidRDefault="007E7C36" w:rsidP="007E7C36">
      <w:pPr>
        <w:jc w:val="center"/>
      </w:pPr>
      <w:r>
        <w:rPr>
          <w:noProof/>
        </w:rPr>
        <w:drawing>
          <wp:inline distT="0" distB="0" distL="0" distR="0" wp14:anchorId="53DEE3B8" wp14:editId="28D2E2DC">
            <wp:extent cx="794657" cy="799848"/>
            <wp:effectExtent l="0" t="0" r="5715" b="635"/>
            <wp:docPr id="19685843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892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09990" cy="81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548F" w14:textId="77777777" w:rsidR="007E7C36" w:rsidRPr="00E54C7F" w:rsidRDefault="007E7C36">
      <w:pPr>
        <w:rPr>
          <w:sz w:val="21"/>
          <w:szCs w:val="21"/>
        </w:rPr>
      </w:pPr>
    </w:p>
    <w:p w14:paraId="15C5CEB0" w14:textId="41B21BC6" w:rsidR="00835E8D" w:rsidRDefault="002648B4">
      <w:r>
        <w:rPr>
          <w:rFonts w:hint="eastAsia"/>
        </w:rPr>
        <w:t>第</w:t>
      </w:r>
      <w:r w:rsidR="007E7C36">
        <w:rPr>
          <w:rFonts w:hint="eastAsia"/>
        </w:rPr>
        <w:t>二</w:t>
      </w:r>
      <w:r>
        <w:rPr>
          <w:rFonts w:hint="eastAsia"/>
        </w:rPr>
        <w:t>步：</w:t>
      </w:r>
      <w:r w:rsidR="0014392E">
        <w:rPr>
          <w:rFonts w:hint="eastAsia"/>
        </w:rPr>
        <w:t>先判断状态</w:t>
      </w:r>
    </w:p>
    <w:p w14:paraId="1F9F89E9" w14:textId="4DCFA616" w:rsidR="0092443A" w:rsidRDefault="00835E8D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8689727" wp14:editId="325E8720">
                <wp:simplePos x="0" y="0"/>
                <wp:positionH relativeFrom="column">
                  <wp:posOffset>603951</wp:posOffset>
                </wp:positionH>
                <wp:positionV relativeFrom="paragraph">
                  <wp:posOffset>923906</wp:posOffset>
                </wp:positionV>
                <wp:extent cx="577080" cy="27360"/>
                <wp:effectExtent l="95250" t="152400" r="128270" b="163195"/>
                <wp:wrapNone/>
                <wp:docPr id="1426978493" name="墨迹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57708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4BDEC2" id="墨迹 8" o:spid="_x0000_s1026" type="#_x0000_t75" style="position:absolute;margin-left:43.3pt;margin-top:64.25pt;width:53.95pt;height:19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">
                <v:imagedata r:id="rId14" o:title="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61797CC0" wp14:editId="50D3FBA4">
            <wp:simplePos x="0" y="0"/>
            <wp:positionH relativeFrom="column">
              <wp:posOffset>571409</wp:posOffset>
            </wp:positionH>
            <wp:positionV relativeFrom="paragraph">
              <wp:posOffset>850991</wp:posOffset>
            </wp:positionV>
            <wp:extent cx="598714" cy="165498"/>
            <wp:effectExtent l="0" t="0" r="0" b="6350"/>
            <wp:wrapNone/>
            <wp:docPr id="918661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6122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714" cy="1654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48B4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47ACBC9" wp14:editId="3F8C010B">
                <wp:simplePos x="0" y="0"/>
                <wp:positionH relativeFrom="column">
                  <wp:posOffset>1229360</wp:posOffset>
                </wp:positionH>
                <wp:positionV relativeFrom="paragraph">
                  <wp:posOffset>1493520</wp:posOffset>
                </wp:positionV>
                <wp:extent cx="1616710" cy="635"/>
                <wp:effectExtent l="95250" t="152400" r="97790" b="151765"/>
                <wp:wrapNone/>
                <wp:docPr id="498622836" name="墨迹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61671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D9F89" id="墨迹 5" o:spid="_x0000_s1026" type="#_x0000_t75" style="position:absolute;margin-left:92.55pt;margin-top:102.6pt;width:135.75pt;height:3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">
                <v:imagedata r:id="rId17" o:title=""/>
              </v:shape>
            </w:pict>
          </mc:Fallback>
        </mc:AlternateContent>
      </w:r>
      <w:r w:rsidR="002648B4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5322EEB" wp14:editId="65DFCC72">
                <wp:simplePos x="0" y="0"/>
                <wp:positionH relativeFrom="column">
                  <wp:posOffset>1243311</wp:posOffset>
                </wp:positionH>
                <wp:positionV relativeFrom="paragraph">
                  <wp:posOffset>342746</wp:posOffset>
                </wp:positionV>
                <wp:extent cx="391680" cy="136080"/>
                <wp:effectExtent l="95250" t="152400" r="85090" b="149860"/>
                <wp:wrapNone/>
                <wp:docPr id="172685533" name="墨迹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91680" cy="13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D5974C" id="墨迹 1" o:spid="_x0000_s1026" type="#_x0000_t75" style="position:absolute;margin-left:93.65pt;margin-top:18.5pt;width:39.35pt;height:27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">
                <v:imagedata r:id="rId19" o:title=""/>
              </v:shape>
            </w:pict>
          </mc:Fallback>
        </mc:AlternateContent>
      </w:r>
      <w:r w:rsidR="002648B4">
        <w:rPr>
          <w:noProof/>
        </w:rPr>
        <w:drawing>
          <wp:inline distT="0" distB="0" distL="0" distR="0" wp14:anchorId="29D8005F" wp14:editId="005B1D04">
            <wp:extent cx="3162300" cy="2255032"/>
            <wp:effectExtent l="0" t="0" r="0" b="0"/>
            <wp:docPr id="850219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191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88880" cy="227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2F734" w14:textId="517DBFF1" w:rsidR="002648B4" w:rsidRDefault="00E54C7F">
      <w:r>
        <w:rPr>
          <w:rFonts w:hint="eastAsia"/>
        </w:rPr>
        <w:t>第三步，判断完电路状态了就可以开始计算了</w:t>
      </w:r>
      <w:ins w:id="34" w:author="新一 工藤" w:date="2025-11-17T14:14:00Z" w16du:dateUtc="2025-11-17T06:14:00Z">
        <w:r w:rsidR="009414B9">
          <w:rPr>
            <w:rFonts w:hint="eastAsia"/>
          </w:rPr>
          <w:t>（状态不同分</w:t>
        </w:r>
        <w:r w:rsidR="009414B9">
          <w:rPr>
            <w:rFonts w:hint="eastAsia"/>
          </w:rPr>
          <w:t>3</w:t>
        </w:r>
        <w:r w:rsidR="009414B9">
          <w:rPr>
            <w:rFonts w:hint="eastAsia"/>
          </w:rPr>
          <w:t>套计算公式，输出的</w:t>
        </w:r>
      </w:ins>
      <w:ins w:id="35" w:author="新一 工藤" w:date="2025-11-17T14:15:00Z" w16du:dateUtc="2025-11-17T06:15:00Z">
        <w:r w:rsidR="009414B9">
          <w:rPr>
            <w:rFonts w:hint="eastAsia"/>
          </w:rPr>
          <w:t>结果依次</w:t>
        </w:r>
      </w:ins>
      <w:ins w:id="36" w:author="新一 工藤" w:date="2025-11-17T14:17:00Z" w16du:dateUtc="2025-11-17T06:17:00Z">
        <w:r w:rsidR="009414B9">
          <w:rPr>
            <w:rFonts w:hint="eastAsia"/>
          </w:rPr>
          <w:t>标</w:t>
        </w:r>
      </w:ins>
      <w:ins w:id="37" w:author="新一 工藤" w:date="2025-11-17T14:15:00Z" w16du:dateUtc="2025-11-17T06:15:00Z">
        <w:r w:rsidR="009414B9">
          <w:rPr>
            <w:rFonts w:hint="eastAsia"/>
          </w:rPr>
          <w:t>明了</w:t>
        </w:r>
      </w:ins>
      <w:ins w:id="38" w:author="新一 工藤" w:date="2025-11-17T14:17:00Z" w16du:dateUtc="2025-11-17T06:17:00Z">
        <w:r w:rsidR="009414B9">
          <w:rPr>
            <w:rFonts w:hint="eastAsia"/>
          </w:rPr>
          <w:t>，包括</w:t>
        </w:r>
        <w:r w:rsidR="009414B9">
          <w:rPr>
            <w:rFonts w:hint="eastAsia"/>
          </w:rPr>
          <w:t>9</w:t>
        </w:r>
        <w:r w:rsidR="009414B9">
          <w:rPr>
            <w:rFonts w:hint="eastAsia"/>
          </w:rPr>
          <w:t>个输出</w:t>
        </w:r>
      </w:ins>
      <w:ins w:id="39" w:author="新一 工藤" w:date="2025-11-17T14:18:00Z" w16du:dateUtc="2025-11-17T06:18:00Z">
        <w:r w:rsidR="009414B9">
          <w:rPr>
            <w:rFonts w:hint="eastAsia"/>
          </w:rPr>
          <w:t>量和</w:t>
        </w:r>
        <w:r w:rsidR="009414B9">
          <w:rPr>
            <w:rFonts w:hint="eastAsia"/>
          </w:rPr>
          <w:t xml:space="preserve"> </w:t>
        </w:r>
        <w:r w:rsidR="009414B9">
          <w:rPr>
            <w:rFonts w:hint="eastAsia"/>
          </w:rPr>
          <w:t>输入，输出电容（用于选型）</w:t>
        </w:r>
      </w:ins>
      <w:ins w:id="40" w:author="新一 工藤" w:date="2025-11-17T14:14:00Z" w16du:dateUtc="2025-11-17T06:14:00Z">
        <w:r w:rsidR="009414B9">
          <w:rPr>
            <w:rFonts w:hint="eastAsia"/>
          </w:rPr>
          <w:t>）</w:t>
        </w:r>
      </w:ins>
    </w:p>
    <w:p w14:paraId="59518F60" w14:textId="40D569AD" w:rsidR="00E54C7F" w:rsidRDefault="00C0188C" w:rsidP="00C0188C">
      <w:pPr>
        <w:jc w:val="lef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E46D4F">
        <w:rPr>
          <w:rFonts w:hint="eastAsia"/>
        </w:rPr>
        <w:t>DCM</w:t>
      </w:r>
      <w:r w:rsidR="00641DDC">
        <w:rPr>
          <w:rFonts w:hint="eastAsia"/>
        </w:rPr>
        <w:t>（例</w:t>
      </w:r>
      <w:r w:rsidR="00641DDC">
        <w:rPr>
          <w:rFonts w:hint="eastAsia"/>
        </w:rPr>
        <w:t>Vin=1000V</w:t>
      </w:r>
      <w:r w:rsidR="00641DDC">
        <w:rPr>
          <w:rFonts w:hint="eastAsia"/>
        </w:rPr>
        <w:t>）</w:t>
      </w:r>
    </w:p>
    <w:p w14:paraId="2FC78706" w14:textId="3660E667" w:rsidR="00E46D4F" w:rsidRDefault="00E46D4F" w:rsidP="00E46D4F">
      <w:r w:rsidRPr="009414B9">
        <w:rPr>
          <w:rFonts w:hint="eastAsia"/>
          <w:highlight w:val="cyan"/>
          <w:rPrChange w:id="41" w:author="新一 工藤" w:date="2025-11-17T14:15:00Z" w16du:dateUtc="2025-11-17T06:15:00Z">
            <w:rPr>
              <w:rFonts w:hint="eastAsia"/>
            </w:rPr>
          </w:rPrChange>
        </w:rPr>
        <w:t>输入电流有效值</w:t>
      </w:r>
      <w:r>
        <w:rPr>
          <w:rFonts w:hint="eastAsia"/>
        </w:rPr>
        <w:t>：</w:t>
      </w:r>
      <w:r>
        <w:rPr>
          <w:noProof/>
        </w:rPr>
        <w:drawing>
          <wp:inline distT="0" distB="0" distL="0" distR="0" wp14:anchorId="3E73CDAB" wp14:editId="49D70E6C">
            <wp:extent cx="535908" cy="239535"/>
            <wp:effectExtent l="0" t="0" r="0" b="8255"/>
            <wp:docPr id="14164829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829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844" cy="24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CD5B8" w14:textId="7FC56292" w:rsidR="00E46D4F" w:rsidRDefault="00E46D4F" w:rsidP="00E46D4F">
      <w:r w:rsidRPr="009414B9">
        <w:rPr>
          <w:rFonts w:hint="eastAsia"/>
          <w:highlight w:val="cyan"/>
          <w:rPrChange w:id="42" w:author="新一 工藤" w:date="2025-11-17T14:15:00Z" w16du:dateUtc="2025-11-17T06:15:00Z">
            <w:rPr>
              <w:rFonts w:hint="eastAsia"/>
            </w:rPr>
          </w:rPrChange>
        </w:rPr>
        <w:t>输出电流有效值</w:t>
      </w:r>
      <w:r>
        <w:rPr>
          <w:rFonts w:hint="eastAsia"/>
        </w:rPr>
        <w:t>：</w:t>
      </w:r>
      <w:r>
        <w:rPr>
          <w:noProof/>
        </w:rPr>
        <w:drawing>
          <wp:inline distT="0" distB="0" distL="0" distR="0" wp14:anchorId="526373BF" wp14:editId="38BB35F9">
            <wp:extent cx="551361" cy="226058"/>
            <wp:effectExtent l="0" t="0" r="1270" b="3175"/>
            <wp:docPr id="3208714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714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5124" cy="23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A0091" w14:textId="1BE70EE9" w:rsidR="00E46D4F" w:rsidRDefault="00E46D4F" w:rsidP="00E46D4F">
      <w:r w:rsidRPr="009414B9">
        <w:rPr>
          <w:rFonts w:hint="eastAsia"/>
          <w:highlight w:val="cyan"/>
          <w:rPrChange w:id="43" w:author="新一 工藤" w:date="2025-11-17T14:15:00Z" w16du:dateUtc="2025-11-17T06:15:00Z">
            <w:rPr>
              <w:rFonts w:hint="eastAsia"/>
            </w:rPr>
          </w:rPrChange>
        </w:rPr>
        <w:t>占空比</w:t>
      </w:r>
      <w:r w:rsidR="0024751D">
        <w:rPr>
          <w:rFonts w:hint="eastAsia"/>
          <w:noProof/>
        </w:rPr>
        <w:t xml:space="preserve"> </w:t>
      </w:r>
      <w:r w:rsidR="0024751D">
        <w:rPr>
          <w:noProof/>
        </w:rPr>
        <w:drawing>
          <wp:inline distT="0" distB="0" distL="0" distR="0" wp14:anchorId="723930BF" wp14:editId="2E26EFE9">
            <wp:extent cx="431531" cy="257175"/>
            <wp:effectExtent l="0" t="0" r="6985" b="0"/>
            <wp:docPr id="551488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882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7867" cy="26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751D">
        <w:rPr>
          <w:noProof/>
        </w:rPr>
        <w:drawing>
          <wp:inline distT="0" distB="0" distL="0" distR="0" wp14:anchorId="2A026E1B" wp14:editId="1AB96490">
            <wp:extent cx="752003" cy="268898"/>
            <wp:effectExtent l="0" t="0" r="0" b="0"/>
            <wp:docPr id="4429079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079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70876" cy="27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F7D8D" w14:textId="6CF4DE15" w:rsidR="00E46D4F" w:rsidRPr="00E46D4F" w:rsidRDefault="00E46D4F" w:rsidP="00E46D4F">
      <w:r w:rsidRPr="009414B9">
        <w:rPr>
          <w:rFonts w:hint="eastAsia"/>
          <w:highlight w:val="cyan"/>
          <w:rPrChange w:id="44" w:author="新一 工藤" w:date="2025-11-17T14:15:00Z" w16du:dateUtc="2025-11-17T06:15:00Z">
            <w:rPr>
              <w:rFonts w:hint="eastAsia"/>
            </w:rPr>
          </w:rPrChange>
        </w:rPr>
        <w:t>电感电流峰值</w:t>
      </w:r>
      <w:r>
        <w:rPr>
          <w:rFonts w:hint="eastAsia"/>
        </w:rPr>
        <w:t>：</w:t>
      </w:r>
    </w:p>
    <w:p w14:paraId="4A513BCC" w14:textId="22E8E50C" w:rsidR="00E46D4F" w:rsidRDefault="00E46D4F" w:rsidP="00E46D4F">
      <w:pPr>
        <w:pStyle w:val="affa"/>
      </w:pPr>
      <w:r>
        <w:rPr>
          <w:noProof/>
        </w:rPr>
        <w:drawing>
          <wp:inline distT="0" distB="0" distL="0" distR="0" wp14:anchorId="5BA7BD6C" wp14:editId="20B22D30">
            <wp:extent cx="3514884" cy="641532"/>
            <wp:effectExtent l="0" t="0" r="0" b="6350"/>
            <wp:docPr id="2093539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398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46040" cy="64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31134" w14:textId="740FB0E8" w:rsidR="00E46D4F" w:rsidRDefault="00E46D4F" w:rsidP="00E46D4F">
      <w:r w:rsidRPr="009414B9">
        <w:rPr>
          <w:rFonts w:hint="eastAsia"/>
          <w:highlight w:val="cyan"/>
          <w:rPrChange w:id="45" w:author="新一 工藤" w:date="2025-11-17T14:15:00Z" w16du:dateUtc="2025-11-17T06:15:00Z">
            <w:rPr>
              <w:rFonts w:hint="eastAsia"/>
            </w:rPr>
          </w:rPrChange>
        </w:rPr>
        <w:t>电感电流有效值</w:t>
      </w:r>
      <w:r>
        <w:rPr>
          <w:rFonts w:hint="eastAsia"/>
        </w:rPr>
        <w:t>：</w:t>
      </w:r>
    </w:p>
    <w:p w14:paraId="169F388F" w14:textId="201745FE" w:rsidR="00E46D4F" w:rsidRDefault="00E46D4F" w:rsidP="00E46D4F">
      <w:pPr>
        <w:jc w:val="center"/>
      </w:pPr>
      <w:r>
        <w:rPr>
          <w:noProof/>
        </w:rPr>
        <w:drawing>
          <wp:inline distT="0" distB="0" distL="0" distR="0" wp14:anchorId="37E4F2B9" wp14:editId="60491006">
            <wp:extent cx="3020786" cy="659080"/>
            <wp:effectExtent l="0" t="0" r="0" b="8255"/>
            <wp:docPr id="16569547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547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73527" cy="67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FABA1" w14:textId="66A19AD5" w:rsidR="00E46D4F" w:rsidRDefault="00E46D4F" w:rsidP="00E46D4F">
      <w:pPr>
        <w:jc w:val="left"/>
      </w:pPr>
      <w:r w:rsidRPr="009414B9">
        <w:rPr>
          <w:rFonts w:hint="eastAsia"/>
          <w:highlight w:val="cyan"/>
          <w:rPrChange w:id="46" w:author="新一 工藤" w:date="2025-11-17T14:15:00Z" w16du:dateUtc="2025-11-17T06:15:00Z">
            <w:rPr>
              <w:rFonts w:hint="eastAsia"/>
            </w:rPr>
          </w:rPrChange>
        </w:rPr>
        <w:t>输入电容电流有效值</w:t>
      </w:r>
      <w:r>
        <w:rPr>
          <w:rFonts w:hint="eastAsia"/>
        </w:rPr>
        <w:t>：</w:t>
      </w:r>
    </w:p>
    <w:p w14:paraId="1681DED8" w14:textId="72B96E55" w:rsidR="00E46D4F" w:rsidRDefault="00232466" w:rsidP="00E46D4F">
      <w:pPr>
        <w:jc w:val="center"/>
        <w:rPr>
          <w:ins w:id="47" w:author="洋 刘" w:date="2025-10-31T13:16:00Z" w16du:dateUtc="2025-10-31T05:16:00Z"/>
        </w:rPr>
      </w:pPr>
      <w:r>
        <w:rPr>
          <w:noProof/>
        </w:rPr>
        <w:drawing>
          <wp:inline distT="0" distB="0" distL="0" distR="0" wp14:anchorId="1FBE27F5" wp14:editId="2A385FCF">
            <wp:extent cx="2095500" cy="472669"/>
            <wp:effectExtent l="0" t="0" r="0" b="3810"/>
            <wp:docPr id="2229942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942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38657" cy="48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BFAD" w14:textId="77777777" w:rsidR="00966F62" w:rsidRDefault="00966F62" w:rsidP="00E46D4F">
      <w:pPr>
        <w:jc w:val="center"/>
      </w:pPr>
    </w:p>
    <w:p w14:paraId="344201FF" w14:textId="39D4AF87" w:rsidR="00E46D4F" w:rsidRDefault="00E46D4F" w:rsidP="00E46D4F">
      <w:r w:rsidRPr="009414B9">
        <w:rPr>
          <w:rFonts w:hint="eastAsia"/>
          <w:highlight w:val="cyan"/>
          <w:rPrChange w:id="48" w:author="新一 工藤" w:date="2025-11-17T14:15:00Z" w16du:dateUtc="2025-11-17T06:15:00Z">
            <w:rPr>
              <w:rFonts w:hint="eastAsia"/>
            </w:rPr>
          </w:rPrChange>
        </w:rPr>
        <w:t>输入电容电流纹波</w:t>
      </w:r>
      <w:r>
        <w:rPr>
          <w:rFonts w:hint="eastAsia"/>
        </w:rPr>
        <w:t>：</w:t>
      </w:r>
    </w:p>
    <w:p w14:paraId="5BA0AEB0" w14:textId="1B847FAC" w:rsidR="00E46D4F" w:rsidRDefault="00CE5F87" w:rsidP="00CE5F87">
      <w:pPr>
        <w:jc w:val="center"/>
      </w:pPr>
      <w:r>
        <w:rPr>
          <w:noProof/>
        </w:rPr>
        <w:drawing>
          <wp:inline distT="0" distB="0" distL="0" distR="0" wp14:anchorId="4522B41D" wp14:editId="4F10B945">
            <wp:extent cx="2465614" cy="384996"/>
            <wp:effectExtent l="0" t="0" r="0" b="0"/>
            <wp:docPr id="5427906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906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91288" cy="38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4162D" w14:textId="346892E9" w:rsidR="00CE5F87" w:rsidRDefault="00CE5F87" w:rsidP="00CE5F87">
      <w:r w:rsidRPr="009414B9">
        <w:rPr>
          <w:rFonts w:hint="eastAsia"/>
          <w:highlight w:val="cyan"/>
          <w:rPrChange w:id="49" w:author="新一 工藤" w:date="2025-11-17T14:15:00Z" w16du:dateUtc="2025-11-17T06:15:00Z">
            <w:rPr>
              <w:rFonts w:hint="eastAsia"/>
            </w:rPr>
          </w:rPrChange>
        </w:rPr>
        <w:t>输出电容电流有效值</w:t>
      </w:r>
      <w:r>
        <w:rPr>
          <w:rFonts w:hint="eastAsia"/>
        </w:rPr>
        <w:t>：</w:t>
      </w:r>
    </w:p>
    <w:p w14:paraId="4E118664" w14:textId="7BB7CB55" w:rsidR="00232466" w:rsidRPr="00232466" w:rsidRDefault="00232466" w:rsidP="00232466">
      <w:pPr>
        <w:jc w:val="center"/>
      </w:pPr>
      <w:r>
        <w:rPr>
          <w:noProof/>
        </w:rPr>
        <w:drawing>
          <wp:inline distT="0" distB="0" distL="0" distR="0" wp14:anchorId="55008658" wp14:editId="68F57CB9">
            <wp:extent cx="2307772" cy="450490"/>
            <wp:effectExtent l="0" t="0" r="0" b="6985"/>
            <wp:docPr id="11543360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360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37984" cy="45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70F48" w14:textId="2CBEC14A" w:rsidR="00CE5F87" w:rsidRDefault="00CE5F87" w:rsidP="00CE5F87">
      <w:r w:rsidRPr="009414B9">
        <w:rPr>
          <w:rFonts w:hint="eastAsia"/>
          <w:highlight w:val="cyan"/>
          <w:rPrChange w:id="50" w:author="新一 工藤" w:date="2025-11-17T14:15:00Z" w16du:dateUtc="2025-11-17T06:15:00Z">
            <w:rPr>
              <w:rFonts w:hint="eastAsia"/>
            </w:rPr>
          </w:rPrChange>
        </w:rPr>
        <w:t>输出电容电流纹波</w:t>
      </w:r>
      <w:r w:rsidR="00232466">
        <w:rPr>
          <w:rFonts w:hint="eastAsia"/>
        </w:rPr>
        <w:t>：</w:t>
      </w:r>
    </w:p>
    <w:p w14:paraId="74925153" w14:textId="4BEB65B4" w:rsidR="00232466" w:rsidRDefault="00232466" w:rsidP="00232466">
      <w:pPr>
        <w:jc w:val="center"/>
      </w:pPr>
      <w:r>
        <w:rPr>
          <w:noProof/>
        </w:rPr>
        <w:lastRenderedPageBreak/>
        <w:drawing>
          <wp:inline distT="0" distB="0" distL="0" distR="0" wp14:anchorId="20A98EB9" wp14:editId="59EDF504">
            <wp:extent cx="2046514" cy="365449"/>
            <wp:effectExtent l="0" t="0" r="0" b="0"/>
            <wp:docPr id="506007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073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79830" cy="371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7A886" w14:textId="10A53760" w:rsidR="00A337A9" w:rsidRDefault="00A337A9" w:rsidP="00A337A9">
      <w:pPr>
        <w:jc w:val="lef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C0188C" w:rsidRPr="00C0188C">
        <w:t>临界</w:t>
      </w:r>
      <w:r w:rsidR="00C0188C">
        <w:rPr>
          <w:rFonts w:hint="eastAsia"/>
        </w:rPr>
        <w:t>（例</w:t>
      </w:r>
      <w:r w:rsidR="00C0188C">
        <w:rPr>
          <w:rFonts w:hint="eastAsia"/>
        </w:rPr>
        <w:t>Vin=1218.35V</w:t>
      </w:r>
      <w:r w:rsidR="00C0188C">
        <w:rPr>
          <w:rFonts w:hint="eastAsia"/>
        </w:rPr>
        <w:t>）</w:t>
      </w:r>
    </w:p>
    <w:p w14:paraId="6BB4D134" w14:textId="77777777" w:rsidR="00C0188C" w:rsidRDefault="00C0188C" w:rsidP="00C0188C">
      <w:r>
        <w:rPr>
          <w:rFonts w:hint="eastAsia"/>
        </w:rPr>
        <w:t>输入电流有效值：</w:t>
      </w:r>
      <w:r>
        <w:rPr>
          <w:noProof/>
        </w:rPr>
        <w:drawing>
          <wp:inline distT="0" distB="0" distL="0" distR="0" wp14:anchorId="274DF583" wp14:editId="74D068CC">
            <wp:extent cx="535908" cy="239535"/>
            <wp:effectExtent l="0" t="0" r="0" b="8255"/>
            <wp:docPr id="20267816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829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844" cy="24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ADD7" w14:textId="77777777" w:rsidR="00C0188C" w:rsidRDefault="00C0188C" w:rsidP="00C0188C">
      <w:r>
        <w:rPr>
          <w:rFonts w:hint="eastAsia"/>
        </w:rPr>
        <w:t>输出电流有效值：</w:t>
      </w:r>
      <w:r>
        <w:rPr>
          <w:noProof/>
        </w:rPr>
        <w:drawing>
          <wp:inline distT="0" distB="0" distL="0" distR="0" wp14:anchorId="7A514704" wp14:editId="1B1E5213">
            <wp:extent cx="551361" cy="226058"/>
            <wp:effectExtent l="0" t="0" r="1270" b="3175"/>
            <wp:docPr id="20546806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714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5124" cy="23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A98A0" w14:textId="5C01B6DE" w:rsidR="00C0188C" w:rsidRDefault="00C0188C" w:rsidP="00C0188C">
      <w:pPr>
        <w:jc w:val="center"/>
      </w:pPr>
      <w:r>
        <w:rPr>
          <w:noProof/>
        </w:rPr>
        <w:drawing>
          <wp:inline distT="0" distB="0" distL="0" distR="0" wp14:anchorId="48A644F9" wp14:editId="3C1456F0">
            <wp:extent cx="1287236" cy="369068"/>
            <wp:effectExtent l="0" t="0" r="8255" b="0"/>
            <wp:docPr id="617752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526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99137" cy="37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EB30B" w14:textId="77777777" w:rsidR="00595E3C" w:rsidRDefault="00595E3C" w:rsidP="00595E3C">
      <w:r>
        <w:rPr>
          <w:rFonts w:hint="eastAsia"/>
        </w:rPr>
        <w:t>占空比：</w:t>
      </w:r>
      <w:r>
        <w:rPr>
          <w:noProof/>
        </w:rPr>
        <w:drawing>
          <wp:inline distT="0" distB="0" distL="0" distR="0" wp14:anchorId="09A775C1" wp14:editId="785D2EE6">
            <wp:extent cx="564564" cy="230959"/>
            <wp:effectExtent l="0" t="0" r="6985" b="0"/>
            <wp:docPr id="15604774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767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9612" cy="23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8C627" w14:textId="77777777" w:rsidR="00C0188C" w:rsidRPr="00E46D4F" w:rsidRDefault="00C0188C" w:rsidP="00C0188C">
      <w:r>
        <w:rPr>
          <w:rFonts w:hint="eastAsia"/>
        </w:rPr>
        <w:t>电感电流峰值：</w:t>
      </w:r>
    </w:p>
    <w:p w14:paraId="5CF630A3" w14:textId="4CF2D95A" w:rsidR="00C0188C" w:rsidRDefault="00C0188C" w:rsidP="00C0188C">
      <w:pPr>
        <w:jc w:val="center"/>
      </w:pPr>
      <w:r>
        <w:rPr>
          <w:noProof/>
        </w:rPr>
        <w:drawing>
          <wp:inline distT="0" distB="0" distL="0" distR="0" wp14:anchorId="1B893427" wp14:editId="644B233D">
            <wp:extent cx="1877785" cy="338738"/>
            <wp:effectExtent l="0" t="0" r="0" b="4445"/>
            <wp:docPr id="3308372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372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10652" cy="34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FE2A0" w14:textId="77777777" w:rsidR="00C0188C" w:rsidRDefault="00C0188C" w:rsidP="00C0188C">
      <w:r>
        <w:rPr>
          <w:rFonts w:hint="eastAsia"/>
        </w:rPr>
        <w:t>电感电流有效值：</w:t>
      </w:r>
    </w:p>
    <w:p w14:paraId="0DB038F1" w14:textId="61A17014" w:rsidR="00C0188C" w:rsidRDefault="00327047" w:rsidP="00C0188C">
      <w:pPr>
        <w:jc w:val="center"/>
      </w:pPr>
      <w:r>
        <w:rPr>
          <w:noProof/>
        </w:rPr>
        <w:drawing>
          <wp:inline distT="0" distB="0" distL="0" distR="0" wp14:anchorId="09559C37" wp14:editId="530D3313">
            <wp:extent cx="1289539" cy="297586"/>
            <wp:effectExtent l="0" t="0" r="6350" b="7620"/>
            <wp:docPr id="25956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62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23133" cy="305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0057C" w14:textId="77777777" w:rsidR="00327047" w:rsidRDefault="00327047" w:rsidP="00327047">
      <w:pPr>
        <w:jc w:val="left"/>
      </w:pPr>
      <w:r>
        <w:rPr>
          <w:rFonts w:hint="eastAsia"/>
        </w:rPr>
        <w:t>输入电容电流有效值：</w:t>
      </w:r>
    </w:p>
    <w:p w14:paraId="45D6F97D" w14:textId="0D4FF2A5" w:rsidR="00327047" w:rsidRDefault="00327047" w:rsidP="00C0188C">
      <w:pPr>
        <w:jc w:val="center"/>
      </w:pPr>
      <w:r>
        <w:rPr>
          <w:noProof/>
        </w:rPr>
        <w:drawing>
          <wp:inline distT="0" distB="0" distL="0" distR="0" wp14:anchorId="4F1C547F" wp14:editId="766589BD">
            <wp:extent cx="1652954" cy="325851"/>
            <wp:effectExtent l="0" t="0" r="4445" b="0"/>
            <wp:docPr id="13377548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548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81801" cy="33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7F93E" w14:textId="77777777" w:rsidR="00327047" w:rsidRDefault="00327047" w:rsidP="00327047">
      <w:r>
        <w:rPr>
          <w:rFonts w:hint="eastAsia"/>
        </w:rPr>
        <w:t>输入电容电流纹波：</w:t>
      </w:r>
    </w:p>
    <w:p w14:paraId="3784128A" w14:textId="2DA65C9A" w:rsidR="00327047" w:rsidRDefault="00327047" w:rsidP="00C0188C">
      <w:pPr>
        <w:jc w:val="center"/>
      </w:pPr>
      <w:r>
        <w:rPr>
          <w:noProof/>
        </w:rPr>
        <w:drawing>
          <wp:inline distT="0" distB="0" distL="0" distR="0" wp14:anchorId="623B434E" wp14:editId="7A51A2BF">
            <wp:extent cx="1587745" cy="346143"/>
            <wp:effectExtent l="0" t="0" r="0" b="0"/>
            <wp:docPr id="1355163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6337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09469" cy="35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BB33E" w14:textId="0668B7B7" w:rsidR="00327047" w:rsidRDefault="00327047" w:rsidP="00327047">
      <w:pPr>
        <w:jc w:val="left"/>
      </w:pPr>
      <w:r>
        <w:rPr>
          <w:rFonts w:hint="eastAsia"/>
        </w:rPr>
        <w:t>输出电容电流有效值：</w:t>
      </w:r>
    </w:p>
    <w:p w14:paraId="4C27C363" w14:textId="17E9183C" w:rsidR="00327047" w:rsidRDefault="00327047" w:rsidP="00327047">
      <w:pPr>
        <w:jc w:val="center"/>
      </w:pPr>
      <w:r>
        <w:rPr>
          <w:noProof/>
        </w:rPr>
        <w:drawing>
          <wp:inline distT="0" distB="0" distL="0" distR="0" wp14:anchorId="64537961" wp14:editId="5B711523">
            <wp:extent cx="1599440" cy="305237"/>
            <wp:effectExtent l="0" t="0" r="1270" b="0"/>
            <wp:docPr id="11866503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5034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39972" cy="31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2F6A6" w14:textId="4079E7A8" w:rsidR="00641DDC" w:rsidRDefault="00641DDC" w:rsidP="00641DDC">
      <w:pPr>
        <w:jc w:val="left"/>
      </w:pPr>
      <w:r>
        <w:rPr>
          <w:rFonts w:hint="eastAsia"/>
        </w:rPr>
        <w:t>输出电容电流纹波</w:t>
      </w:r>
      <w:r>
        <w:rPr>
          <w:rFonts w:hint="eastAsia"/>
        </w:rPr>
        <w:t>:</w:t>
      </w:r>
    </w:p>
    <w:p w14:paraId="1451F321" w14:textId="343087DC" w:rsidR="00641DDC" w:rsidRDefault="00641DDC" w:rsidP="00641DDC">
      <w:pPr>
        <w:jc w:val="center"/>
      </w:pPr>
      <w:r>
        <w:rPr>
          <w:noProof/>
        </w:rPr>
        <w:drawing>
          <wp:inline distT="0" distB="0" distL="0" distR="0" wp14:anchorId="44D8CADA" wp14:editId="69874646">
            <wp:extent cx="1553307" cy="247117"/>
            <wp:effectExtent l="0" t="0" r="8890" b="635"/>
            <wp:docPr id="1154117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1780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99023" cy="25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CEEAC" w14:textId="6FF494F4" w:rsidR="00641DDC" w:rsidRDefault="00641DDC" w:rsidP="00641DDC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CCM</w:t>
      </w:r>
      <w:r>
        <w:rPr>
          <w:rFonts w:hint="eastAsia"/>
        </w:rPr>
        <w:t>（例</w:t>
      </w:r>
      <w:r>
        <w:rPr>
          <w:rFonts w:hint="eastAsia"/>
        </w:rPr>
        <w:t>Vin=1</w:t>
      </w:r>
      <w:r w:rsidR="007708E1">
        <w:rPr>
          <w:rFonts w:hint="eastAsia"/>
        </w:rPr>
        <w:t>250</w:t>
      </w:r>
      <w:r>
        <w:rPr>
          <w:rFonts w:hint="eastAsia"/>
        </w:rPr>
        <w:t>V</w:t>
      </w:r>
      <w:r>
        <w:rPr>
          <w:rFonts w:hint="eastAsia"/>
        </w:rPr>
        <w:t>）</w:t>
      </w:r>
    </w:p>
    <w:p w14:paraId="7E15E7C8" w14:textId="77777777" w:rsidR="00E078AF" w:rsidRDefault="00E078AF" w:rsidP="00E078AF">
      <w:r>
        <w:rPr>
          <w:rFonts w:hint="eastAsia"/>
        </w:rPr>
        <w:t>输入电流有效值：</w:t>
      </w:r>
      <w:r>
        <w:rPr>
          <w:noProof/>
        </w:rPr>
        <w:drawing>
          <wp:inline distT="0" distB="0" distL="0" distR="0" wp14:anchorId="4318BEED" wp14:editId="27616A62">
            <wp:extent cx="535908" cy="239535"/>
            <wp:effectExtent l="0" t="0" r="0" b="8255"/>
            <wp:docPr id="2102607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829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844" cy="24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9D074" w14:textId="77777777" w:rsidR="00E078AF" w:rsidRDefault="00E078AF" w:rsidP="00E078AF">
      <w:r>
        <w:rPr>
          <w:rFonts w:hint="eastAsia"/>
        </w:rPr>
        <w:t>输出电流有效值：</w:t>
      </w:r>
      <w:r>
        <w:rPr>
          <w:noProof/>
        </w:rPr>
        <w:drawing>
          <wp:inline distT="0" distB="0" distL="0" distR="0" wp14:anchorId="5F3AF4BC" wp14:editId="73CBC6E8">
            <wp:extent cx="551361" cy="226058"/>
            <wp:effectExtent l="0" t="0" r="1270" b="3175"/>
            <wp:docPr id="9052953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714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5124" cy="23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EC216" w14:textId="25A5EF1F" w:rsidR="00E078AF" w:rsidRDefault="00E078AF" w:rsidP="00E078AF">
      <w:r>
        <w:rPr>
          <w:rFonts w:hint="eastAsia"/>
        </w:rPr>
        <w:t>占空比：</w:t>
      </w:r>
      <w:r w:rsidR="00595E3C">
        <w:rPr>
          <w:noProof/>
        </w:rPr>
        <w:drawing>
          <wp:inline distT="0" distB="0" distL="0" distR="0" wp14:anchorId="69D3430A" wp14:editId="324AEAC4">
            <wp:extent cx="564564" cy="230959"/>
            <wp:effectExtent l="0" t="0" r="6985" b="0"/>
            <wp:docPr id="1636076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767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9612" cy="23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F1F4" w14:textId="53F0FC26" w:rsidR="00E078AF" w:rsidRDefault="00E078AF" w:rsidP="00E078AF">
      <w:pPr>
        <w:jc w:val="center"/>
      </w:pPr>
      <w:r>
        <w:rPr>
          <w:noProof/>
        </w:rPr>
        <w:drawing>
          <wp:inline distT="0" distB="0" distL="0" distR="0" wp14:anchorId="5F0617DE" wp14:editId="07CE863B">
            <wp:extent cx="1828800" cy="819807"/>
            <wp:effectExtent l="0" t="0" r="0" b="0"/>
            <wp:docPr id="661509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3815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45388" cy="82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5B48B" w14:textId="77777777" w:rsidR="00E078AF" w:rsidRPr="00E46D4F" w:rsidRDefault="00E078AF" w:rsidP="00E078AF">
      <w:r>
        <w:rPr>
          <w:rFonts w:hint="eastAsia"/>
        </w:rPr>
        <w:t>电感电流峰值：</w:t>
      </w:r>
    </w:p>
    <w:p w14:paraId="3814DFAB" w14:textId="6FB90E11" w:rsidR="007708E1" w:rsidRDefault="00E078AF" w:rsidP="00E078AF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6AF3500" wp14:editId="6EADDA0D">
                <wp:simplePos x="0" y="0"/>
                <wp:positionH relativeFrom="column">
                  <wp:posOffset>1341711</wp:posOffset>
                </wp:positionH>
                <wp:positionV relativeFrom="paragraph">
                  <wp:posOffset>776898</wp:posOffset>
                </wp:positionV>
                <wp:extent cx="228960" cy="11880"/>
                <wp:effectExtent l="95250" t="152400" r="95250" b="160020"/>
                <wp:wrapNone/>
                <wp:docPr id="553309825" name="墨迹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2896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2889C2" id="墨迹 17" o:spid="_x0000_s1026" type="#_x0000_t75" style="position:absolute;margin-left:101.45pt;margin-top:52.65pt;width:26.55pt;height:17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">
                <v:imagedata r:id="rId41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B300941" wp14:editId="120FAA09">
            <wp:extent cx="2599124" cy="403229"/>
            <wp:effectExtent l="0" t="0" r="0" b="0"/>
            <wp:docPr id="13872619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6195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37516" cy="40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78A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63D4053" wp14:editId="5CB27EE2">
            <wp:extent cx="2638425" cy="306560"/>
            <wp:effectExtent l="0" t="0" r="0" b="0"/>
            <wp:docPr id="12464338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3380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42809" cy="3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F217E" w14:textId="77777777" w:rsidR="00E078AF" w:rsidRDefault="00E078AF" w:rsidP="00E078AF">
      <w:r>
        <w:rPr>
          <w:rFonts w:hint="eastAsia"/>
        </w:rPr>
        <w:t>电感电流有效值：</w:t>
      </w:r>
    </w:p>
    <w:p w14:paraId="1BEE0F23" w14:textId="177503A1" w:rsidR="00E078AF" w:rsidRDefault="00595E3C" w:rsidP="00E078AF">
      <w:pPr>
        <w:jc w:val="center"/>
      </w:pPr>
      <w:r>
        <w:rPr>
          <w:noProof/>
        </w:rPr>
        <w:drawing>
          <wp:inline distT="0" distB="0" distL="0" distR="0" wp14:anchorId="7F18F347" wp14:editId="1FCD51C5">
            <wp:extent cx="1805354" cy="346585"/>
            <wp:effectExtent l="0" t="0" r="4445" b="0"/>
            <wp:docPr id="1558928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2864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63301" cy="357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9F87" w14:textId="77777777" w:rsidR="00595E3C" w:rsidRPr="00595E3C" w:rsidRDefault="00595E3C" w:rsidP="00595E3C">
      <w:pPr>
        <w:jc w:val="left"/>
      </w:pPr>
      <w:r>
        <w:rPr>
          <w:rFonts w:hint="eastAsia"/>
        </w:rPr>
        <w:t>输入电容电流有效值：</w:t>
      </w:r>
    </w:p>
    <w:p w14:paraId="3BD6AEE8" w14:textId="512406BE" w:rsidR="00595E3C" w:rsidRDefault="00595E3C" w:rsidP="00E078AF">
      <w:pPr>
        <w:jc w:val="center"/>
      </w:pPr>
      <w:r>
        <w:rPr>
          <w:noProof/>
        </w:rPr>
        <w:drawing>
          <wp:inline distT="0" distB="0" distL="0" distR="0" wp14:anchorId="6E237FBC" wp14:editId="45A04BC3">
            <wp:extent cx="1518138" cy="334610"/>
            <wp:effectExtent l="0" t="0" r="6350" b="8890"/>
            <wp:docPr id="1273394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9473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61140" cy="34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DA887" w14:textId="77777777" w:rsidR="003E0B82" w:rsidRDefault="003E0B82" w:rsidP="003E0B82">
      <w:r>
        <w:rPr>
          <w:rFonts w:hint="eastAsia"/>
        </w:rPr>
        <w:t>输入电容电流纹波：</w:t>
      </w:r>
    </w:p>
    <w:p w14:paraId="3C2C2A40" w14:textId="71151985" w:rsidR="003E0B82" w:rsidRDefault="00282563" w:rsidP="00E078AF">
      <w:pPr>
        <w:jc w:val="center"/>
      </w:pPr>
      <w:r>
        <w:rPr>
          <w:noProof/>
        </w:rPr>
        <w:drawing>
          <wp:inline distT="0" distB="0" distL="0" distR="0" wp14:anchorId="5180E552" wp14:editId="41C660A1">
            <wp:extent cx="1055077" cy="232845"/>
            <wp:effectExtent l="0" t="0" r="0" b="0"/>
            <wp:docPr id="8253861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8614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070803" cy="2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0A79" w14:textId="77777777" w:rsidR="00282563" w:rsidRDefault="00282563" w:rsidP="00282563">
      <w:pPr>
        <w:jc w:val="left"/>
      </w:pPr>
      <w:r>
        <w:rPr>
          <w:rFonts w:hint="eastAsia"/>
        </w:rPr>
        <w:t>输出电容电流有效值：</w:t>
      </w:r>
    </w:p>
    <w:p w14:paraId="2F84ABD5" w14:textId="6DBC1D04" w:rsidR="00282563" w:rsidRDefault="00282563" w:rsidP="00E078AF">
      <w:pPr>
        <w:jc w:val="center"/>
      </w:pPr>
      <w:r>
        <w:rPr>
          <w:noProof/>
        </w:rPr>
        <w:drawing>
          <wp:inline distT="0" distB="0" distL="0" distR="0" wp14:anchorId="64B21AF0" wp14:editId="73A2707C">
            <wp:extent cx="1494117" cy="293077"/>
            <wp:effectExtent l="0" t="0" r="0" b="0"/>
            <wp:docPr id="1372233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3379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40982" cy="30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FCD44" w14:textId="77777777" w:rsidR="00282563" w:rsidRDefault="00282563" w:rsidP="00282563">
      <w:pPr>
        <w:jc w:val="left"/>
      </w:pPr>
      <w:r>
        <w:rPr>
          <w:rFonts w:hint="eastAsia"/>
        </w:rPr>
        <w:t>输出电容电流纹波</w:t>
      </w:r>
      <w:r>
        <w:rPr>
          <w:rFonts w:hint="eastAsia"/>
        </w:rPr>
        <w:t>:</w:t>
      </w:r>
    </w:p>
    <w:p w14:paraId="6DE18ED1" w14:textId="530D9561" w:rsidR="00282563" w:rsidRDefault="00282563" w:rsidP="00E078AF">
      <w:pPr>
        <w:jc w:val="center"/>
      </w:pPr>
      <w:r>
        <w:rPr>
          <w:noProof/>
        </w:rPr>
        <w:drawing>
          <wp:inline distT="0" distB="0" distL="0" distR="0" wp14:anchorId="4B287F48" wp14:editId="62ED6E9D">
            <wp:extent cx="1014046" cy="212088"/>
            <wp:effectExtent l="0" t="0" r="0" b="0"/>
            <wp:docPr id="1847073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7396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025411" cy="21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3339C" w14:textId="53422DC2" w:rsidR="0024751D" w:rsidRDefault="0024751D" w:rsidP="0024751D">
      <w:pPr>
        <w:jc w:val="left"/>
      </w:pPr>
      <w:r>
        <w:rPr>
          <w:rFonts w:hint="eastAsia"/>
        </w:rPr>
        <w:t>第四步：</w:t>
      </w:r>
      <w:del w:id="51" w:author="洋 刘" w:date="2025-10-31T14:04:00Z" w16du:dateUtc="2025-10-31T06:04:00Z">
        <w:r w:rsidR="00855E26" w:rsidRPr="00855E26" w:rsidDel="00B86268">
          <w:delText>设计验证</w:delText>
        </w:r>
      </w:del>
      <w:ins w:id="52" w:author="洋 刘" w:date="2025-10-31T14:04:00Z" w16du:dateUtc="2025-10-31T06:04:00Z">
        <w:r w:rsidR="00B86268" w:rsidRPr="00855E26">
          <w:t>设计</w:t>
        </w:r>
        <w:r w:rsidR="00B86268">
          <w:rPr>
            <w:rFonts w:hint="eastAsia"/>
          </w:rPr>
          <w:t>选型</w:t>
        </w:r>
      </w:ins>
    </w:p>
    <w:p w14:paraId="3CAF1A04" w14:textId="77777777" w:rsidR="0024751D" w:rsidRPr="001B58D8" w:rsidRDefault="0024751D" w:rsidP="0024751D">
      <w:pPr>
        <w:ind w:firstLineChars="233" w:firstLine="466"/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）</w:t>
      </w:r>
      <w:r w:rsidRPr="009414B9">
        <w:rPr>
          <w:rFonts w:hint="eastAsia"/>
          <w:color w:val="000000"/>
          <w:highlight w:val="cyan"/>
          <w:rPrChange w:id="53" w:author="新一 工藤" w:date="2025-11-17T14:17:00Z" w16du:dateUtc="2025-11-17T06:17:00Z">
            <w:rPr>
              <w:rFonts w:hint="eastAsia"/>
              <w:color w:val="000000"/>
            </w:rPr>
          </w:rPrChange>
        </w:rPr>
        <w:t>输入电容</w:t>
      </w:r>
    </w:p>
    <w:p w14:paraId="2485F135" w14:textId="77777777" w:rsidR="0024751D" w:rsidRDefault="00000000" w:rsidP="0024751D">
      <w:pPr>
        <w:ind w:firstLine="480"/>
      </w:pPr>
      <w:r>
        <w:rPr>
          <w:noProof/>
        </w:rPr>
        <w:object w:dxaOrig="1440" w:dyaOrig="1440" w14:anchorId="0673E6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134.4pt;margin-top:6.6pt;width:118.9pt;height:36pt;z-index:251670528;mso-position-horizontal-relative:text;mso-position-vertical-relative:text">
            <v:imagedata r:id="rId49" o:title=""/>
            <w10:wrap type="square" side="right"/>
          </v:shape>
          <o:OLEObject Type="Embed" ProgID="Equation.DSMT4" ShapeID="_x0000_s2050" DrawAspect="Content" ObjectID="_1824894568" r:id="rId50"/>
        </w:object>
      </w:r>
      <w:bookmarkStart w:id="54" w:name="_Hlk202121247"/>
    </w:p>
    <w:bookmarkEnd w:id="54"/>
    <w:p w14:paraId="1A5F0999" w14:textId="77777777" w:rsidR="0024751D" w:rsidRDefault="0024751D" w:rsidP="0024751D">
      <w:pPr>
        <w:ind w:firstLine="480"/>
      </w:pPr>
    </w:p>
    <w:p w14:paraId="5BD70023" w14:textId="77777777" w:rsidR="0024751D" w:rsidRDefault="0024751D" w:rsidP="0024751D">
      <w:pPr>
        <w:ind w:firstLine="480"/>
      </w:pPr>
    </w:p>
    <w:p w14:paraId="6F7E9B33" w14:textId="6D8A55C2" w:rsidR="0024751D" w:rsidRDefault="0024751D" w:rsidP="0024751D">
      <w:pPr>
        <w:ind w:firstLine="480"/>
      </w:pPr>
      <w:proofErr w:type="spellStart"/>
      <w:r>
        <w:rPr>
          <w:rFonts w:hint="eastAsia"/>
        </w:rPr>
        <w:t>Icap</w:t>
      </w:r>
      <w:proofErr w:type="spellEnd"/>
      <w:r>
        <w:rPr>
          <w:rFonts w:hint="eastAsia"/>
        </w:rPr>
        <w:t>:</w:t>
      </w:r>
      <w:r w:rsidRPr="0024751D">
        <w:t xml:space="preserve"> </w:t>
      </w:r>
      <w:r w:rsidRPr="0024751D">
        <w:t>输入电容电流有效值</w:t>
      </w:r>
      <w:r>
        <w:rPr>
          <w:noProof/>
        </w:rPr>
        <w:drawing>
          <wp:inline distT="0" distB="0" distL="0" distR="0" wp14:anchorId="6F08DE66" wp14:editId="26778041">
            <wp:extent cx="360554" cy="177995"/>
            <wp:effectExtent l="0" t="0" r="1905" b="0"/>
            <wp:docPr id="17640608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06082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4659" cy="18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F19AD" w14:textId="41FA3DBA" w:rsidR="0024751D" w:rsidRDefault="0024751D" w:rsidP="0024751D">
      <w:pPr>
        <w:ind w:firstLine="480"/>
      </w:pPr>
      <w:proofErr w:type="spellStart"/>
      <w:r>
        <w:rPr>
          <w:rFonts w:hint="eastAsia"/>
        </w:rPr>
        <w:t>Ucap</w:t>
      </w:r>
      <w:proofErr w:type="spellEnd"/>
      <w:r>
        <w:rPr>
          <w:rFonts w:hint="eastAsia"/>
        </w:rPr>
        <w:t>:</w:t>
      </w:r>
      <w:r w:rsidRPr="0024751D">
        <w:t xml:space="preserve"> </w:t>
      </w:r>
      <w:r w:rsidRPr="0024751D">
        <w:t>输入电压纹波</w:t>
      </w:r>
      <w:r>
        <w:rPr>
          <w:rFonts w:hint="eastAsia"/>
        </w:rPr>
        <w:t>(</w:t>
      </w:r>
      <w:r>
        <w:rPr>
          <w:rFonts w:hint="eastAsia"/>
        </w:rPr>
        <w:t>已知条件会给，</w:t>
      </w:r>
      <w:ins w:id="55" w:author="洋 刘" w:date="2025-10-31T14:18:00Z" w16du:dateUtc="2025-10-31T06:18:00Z">
        <w:r w:rsidR="008050B9">
          <w:rPr>
            <w:rFonts w:hint="eastAsia"/>
          </w:rPr>
          <w:t>例子</w:t>
        </w:r>
      </w:ins>
      <w:ins w:id="56" w:author="洋 刘" w:date="2025-10-31T14:19:00Z" w16du:dateUtc="2025-10-31T06:19:00Z">
        <w:r w:rsidR="008050B9">
          <w:rPr>
            <w:rFonts w:hint="eastAsia"/>
          </w:rPr>
          <w:t>文字部分提到</w:t>
        </w:r>
      </w:ins>
      <w:ins w:id="57" w:author="洋 刘" w:date="2025-10-31T14:18:00Z" w16du:dateUtc="2025-10-31T06:18:00Z">
        <w:r w:rsidR="008050B9">
          <w:rPr>
            <w:rFonts w:hint="eastAsia"/>
          </w:rPr>
          <w:t>输入</w:t>
        </w:r>
      </w:ins>
      <w:ins w:id="58" w:author="洋 刘" w:date="2025-10-31T14:19:00Z" w16du:dateUtc="2025-10-31T06:19:00Z">
        <w:r w:rsidR="008050B9">
          <w:rPr>
            <w:rFonts w:hint="eastAsia"/>
          </w:rPr>
          <w:t>纹波</w:t>
        </w:r>
      </w:ins>
      <w:ins w:id="59" w:author="洋 刘" w:date="2025-10-31T14:18:00Z" w16du:dateUtc="2025-10-31T06:18:00Z">
        <w:r w:rsidR="008050B9">
          <w:rPr>
            <w:rFonts w:hint="eastAsia"/>
          </w:rPr>
          <w:t>为</w:t>
        </w:r>
      </w:ins>
      <w:ins w:id="60" w:author="洋 刘" w:date="2025-10-31T14:19:00Z" w16du:dateUtc="2025-10-31T06:19:00Z">
        <w:r w:rsidR="008050B9">
          <w:rPr>
            <w:rFonts w:hint="eastAsia"/>
          </w:rPr>
          <w:t>3%</w:t>
        </w:r>
        <w:r w:rsidR="008050B9">
          <w:rPr>
            <w:rFonts w:hint="eastAsia"/>
          </w:rPr>
          <w:t>，输出纹波为</w:t>
        </w:r>
        <w:r w:rsidR="008050B9">
          <w:rPr>
            <w:rFonts w:hint="eastAsia"/>
          </w:rPr>
          <w:t>2%</w:t>
        </w:r>
        <w:r w:rsidR="008050B9">
          <w:rPr>
            <w:rFonts w:hint="eastAsia"/>
          </w:rPr>
          <w:t>，则</w:t>
        </w:r>
        <w:proofErr w:type="spellStart"/>
        <w:r w:rsidR="008050B9">
          <w:rPr>
            <w:rFonts w:hint="eastAsia"/>
          </w:rPr>
          <w:t>Ucap</w:t>
        </w:r>
      </w:ins>
      <w:proofErr w:type="spellEnd"/>
      <w:ins w:id="61" w:author="洋 刘" w:date="2025-10-31T14:20:00Z" w16du:dateUtc="2025-10-31T06:20:00Z">
        <w:r w:rsidR="008050B9">
          <w:rPr>
            <w:rFonts w:hint="eastAsia"/>
          </w:rPr>
          <w:t>=</w:t>
        </w:r>
      </w:ins>
      <w:ins w:id="62" w:author="洋 刘" w:date="2025-10-31T14:17:00Z" w16du:dateUtc="2025-10-31T06:17:00Z">
        <w:r w:rsidR="008050B9">
          <w:rPr>
            <w:rFonts w:hint="eastAsia"/>
          </w:rPr>
          <w:t>Vi</w:t>
        </w:r>
      </w:ins>
      <w:ins w:id="63" w:author="洋 刘" w:date="2025-10-31T14:18:00Z" w16du:dateUtc="2025-10-31T06:18:00Z">
        <w:r w:rsidR="008050B9">
          <w:rPr>
            <w:rFonts w:hint="eastAsia"/>
          </w:rPr>
          <w:t>n*</w:t>
        </w:r>
        <w:r w:rsidR="008050B9">
          <w:rPr>
            <w:rFonts w:hint="eastAsia"/>
          </w:rPr>
          <w:t>纹波系数</w:t>
        </w:r>
      </w:ins>
      <w:ins w:id="64" w:author="洋 刘" w:date="2025-10-31T14:20:00Z" w16du:dateUtc="2025-10-31T06:20:00Z">
        <w:r w:rsidR="008050B9">
          <w:rPr>
            <w:rFonts w:hint="eastAsia"/>
          </w:rPr>
          <w:t>=30V</w:t>
        </w:r>
      </w:ins>
      <w:del w:id="65" w:author="洋 刘" w:date="2025-10-31T14:18:00Z" w16du:dateUtc="2025-10-31T06:18:00Z">
        <w:r w:rsidDel="008050B9">
          <w:rPr>
            <w:rFonts w:hint="eastAsia"/>
          </w:rPr>
          <w:delText>标红的部分</w:delText>
        </w:r>
        <w:r w:rsidDel="008050B9">
          <w:rPr>
            <w:rFonts w:hint="eastAsia"/>
          </w:rPr>
          <w:delText>)</w:delText>
        </w:r>
      </w:del>
    </w:p>
    <w:p w14:paraId="6265173A" w14:textId="461BC692" w:rsidR="0024751D" w:rsidRPr="0024751D" w:rsidRDefault="0024751D" w:rsidP="0024751D">
      <w:pPr>
        <w:ind w:firstLine="48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F797A88" wp14:editId="43D18600">
                <wp:simplePos x="0" y="0"/>
                <wp:positionH relativeFrom="column">
                  <wp:posOffset>344805</wp:posOffset>
                </wp:positionH>
                <wp:positionV relativeFrom="paragraph">
                  <wp:posOffset>639445</wp:posOffset>
                </wp:positionV>
                <wp:extent cx="861695" cy="635"/>
                <wp:effectExtent l="95250" t="152400" r="109855" b="151765"/>
                <wp:wrapNone/>
                <wp:docPr id="2133180638" name="墨迹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86169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2F88E" id="墨迹 22" o:spid="_x0000_s1026" type="#_x0000_t75" style="position:absolute;margin-left:22.95pt;margin-top:35.35pt;width:76.3pt;height:30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">
                <v:imagedata r:id="rId53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8B29CED" wp14:editId="47F7DDA8">
            <wp:extent cx="3411190" cy="1843587"/>
            <wp:effectExtent l="0" t="0" r="0" b="4445"/>
            <wp:docPr id="17653031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213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3878" cy="185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EB860" w14:textId="2CC19ADE" w:rsidR="0024751D" w:rsidRDefault="0024751D" w:rsidP="0024751D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Pr="009414B9">
        <w:rPr>
          <w:rFonts w:hint="eastAsia"/>
          <w:highlight w:val="cyan"/>
          <w:rPrChange w:id="66" w:author="新一 工藤" w:date="2025-11-17T14:17:00Z" w16du:dateUtc="2025-11-17T06:17:00Z">
            <w:rPr>
              <w:rFonts w:hint="eastAsia"/>
            </w:rPr>
          </w:rPrChange>
        </w:rPr>
        <w:t>输出电容</w:t>
      </w:r>
    </w:p>
    <w:p w14:paraId="35241E4E" w14:textId="13196CE5" w:rsidR="0024751D" w:rsidRDefault="00855E26" w:rsidP="00855E26">
      <w:pPr>
        <w:ind w:firstLine="480"/>
        <w:jc w:val="center"/>
      </w:pPr>
      <w:proofErr w:type="spellStart"/>
      <m:oMathPara>
        <m:oMath>
          <m:r>
            <m:rPr>
              <m:nor/>
            </m:rPr>
            <w:rPr>
              <w:rFonts w:ascii="Cambria Math"/>
            </w:rPr>
            <m:t>Iout</m:t>
          </m:r>
          <w:proofErr w:type="spellEnd"/>
          <m:r>
            <m:rPr>
              <m:nor/>
            </m:rPr>
            <w:rPr>
              <w:rFonts w:asci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Cambria Math"/>
                    </w:rPr>
                    <m:t>on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num>
            <m:den>
              <m:r>
                <w:rPr>
                  <w:rFonts w:asci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/>
                    </w:rPr>
                    <m:t>out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Cambria Math"/>
                    </w:rPr>
                    <m:t>out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den>
          </m:f>
        </m:oMath>
      </m:oMathPara>
    </w:p>
    <w:p w14:paraId="52FFB161" w14:textId="1576447C" w:rsidR="0024751D" w:rsidRDefault="00855E26" w:rsidP="0024751D">
      <w:pPr>
        <w:jc w:val="left"/>
      </w:pPr>
      <w:r>
        <w:rPr>
          <w:rFonts w:hint="eastAsia"/>
        </w:rPr>
        <w:t>Ton</w:t>
      </w:r>
      <w:r>
        <w:rPr>
          <w:rFonts w:hint="eastAsia"/>
        </w:rPr>
        <w:t>：</w:t>
      </w:r>
      <w:r w:rsidRPr="00855E26">
        <w:t>开关导通时间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Ton=D</w:t>
      </w:r>
      <w:r>
        <w:rPr>
          <w:rFonts w:hint="eastAsia"/>
        </w:rPr>
        <w:t>×</w:t>
      </w:r>
      <w:r>
        <w:rPr>
          <w:rFonts w:hint="eastAsia"/>
        </w:rPr>
        <w:t>Tall</w:t>
      </w:r>
      <w:r>
        <w:rPr>
          <w:rFonts w:hint="eastAsia"/>
        </w:rPr>
        <w:t>）</w:t>
      </w:r>
    </w:p>
    <w:p w14:paraId="0B4DBCB8" w14:textId="20F01D02" w:rsidR="00855E26" w:rsidRDefault="00855E26" w:rsidP="0024751D">
      <w:pPr>
        <w:jc w:val="left"/>
      </w:pPr>
      <w:proofErr w:type="spellStart"/>
      <w:r>
        <w:rPr>
          <w:rFonts w:hint="eastAsia"/>
        </w:rPr>
        <w:t>Iout</w:t>
      </w:r>
      <w:proofErr w:type="spellEnd"/>
      <w:r>
        <w:rPr>
          <w:rFonts w:hint="eastAsia"/>
        </w:rPr>
        <w:t>：</w:t>
      </w:r>
      <w:r w:rsidRPr="00855E26">
        <w:t>输出电流有效值</w:t>
      </w:r>
    </w:p>
    <w:p w14:paraId="3B6DC811" w14:textId="27B0C11C" w:rsidR="00855E26" w:rsidRDefault="00855E26" w:rsidP="0024751D">
      <w:pPr>
        <w:jc w:val="left"/>
      </w:pPr>
      <m:oMath>
        <m:r>
          <w:rPr>
            <w:rFonts w:asci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V</m:t>
            </m:r>
          </m:e>
          <m:sub>
            <m:r>
              <m:rPr>
                <m:nor/>
              </m:rPr>
              <w:rPr>
                <w:rFonts w:ascii="Cambria Math"/>
              </w:rPr>
              <m:t>out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：</w:t>
      </w:r>
      <w:r w:rsidRPr="00855E26">
        <w:t>输出电压纹波</w:t>
      </w:r>
      <w:r>
        <w:rPr>
          <w:rFonts w:hint="eastAsia"/>
        </w:rPr>
        <w:t>（例如例子中给出的是</w:t>
      </w:r>
      <w:r>
        <w:rPr>
          <w:rFonts w:hint="eastAsia"/>
        </w:rPr>
        <w:t>2%</w:t>
      </w:r>
      <w:r>
        <w:rPr>
          <w:rFonts w:hint="eastAsia"/>
        </w:rPr>
        <w:t>，</w:t>
      </w:r>
      <m:oMath>
        <m:r>
          <w:rPr>
            <w:rFonts w:asci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V</m:t>
            </m:r>
          </m:e>
          <m:sub>
            <m:r>
              <m:rPr>
                <m:nor/>
              </m:rPr>
              <w:rPr>
                <w:rFonts w:ascii="Cambria Math"/>
              </w:rPr>
              <m:t>out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=2%</w:t>
      </w:r>
      <w:r>
        <w:rPr>
          <w:rFonts w:hint="eastAsia"/>
        </w:rPr>
        <w:t>×</w:t>
      </w:r>
      <w:proofErr w:type="spellStart"/>
      <w:r>
        <w:rPr>
          <w:rFonts w:hint="eastAsia"/>
        </w:rPr>
        <w:t>Vout</w:t>
      </w:r>
      <w:proofErr w:type="spellEnd"/>
      <w:r>
        <w:rPr>
          <w:rFonts w:hint="eastAsia"/>
        </w:rPr>
        <w:t>）</w:t>
      </w:r>
    </w:p>
    <w:p w14:paraId="5D46B283" w14:textId="77F4FFE8" w:rsidR="00AA368C" w:rsidRDefault="00AA368C" w:rsidP="00AA368C">
      <w:pPr>
        <w:rPr>
          <w:ins w:id="67" w:author="洋 刘" w:date="2025-10-31T14:28:00Z" w16du:dateUtc="2025-10-31T06:28:00Z"/>
        </w:rPr>
      </w:pPr>
      <w:ins w:id="68" w:author="洋 刘" w:date="2025-10-31T14:28:00Z" w16du:dateUtc="2025-10-31T06:28:00Z">
        <w:r>
          <w:rPr>
            <w:rFonts w:hint="eastAsia"/>
          </w:rPr>
          <w:t>第四步，整理汇总基础参数以便器件选型</w:t>
        </w:r>
      </w:ins>
    </w:p>
    <w:tbl>
      <w:tblPr>
        <w:tblStyle w:val="aff2"/>
        <w:tblW w:w="0" w:type="auto"/>
        <w:tblInd w:w="-3" w:type="dxa"/>
        <w:tblLook w:val="04A0" w:firstRow="1" w:lastRow="0" w:firstColumn="1" w:lastColumn="0" w:noHBand="0" w:noVBand="1"/>
        <w:tblPrChange w:id="69" w:author="洋 刘" w:date="2025-10-31T14:29:00Z" w16du:dateUtc="2025-10-31T06:29:00Z">
          <w:tblPr>
            <w:tblStyle w:val="aff2"/>
            <w:tblW w:w="0" w:type="auto"/>
            <w:tblInd w:w="-3" w:type="dxa"/>
            <w:tblLook w:val="04A0" w:firstRow="1" w:lastRow="0" w:firstColumn="1" w:lastColumn="0" w:noHBand="0" w:noVBand="1"/>
          </w:tblPr>
        </w:tblPrChange>
      </w:tblPr>
      <w:tblGrid>
        <w:gridCol w:w="2689"/>
        <w:gridCol w:w="1841"/>
        <w:gridCol w:w="1984"/>
        <w:gridCol w:w="1779"/>
        <w:tblGridChange w:id="70">
          <w:tblGrid>
            <w:gridCol w:w="3"/>
            <w:gridCol w:w="2686"/>
            <w:gridCol w:w="3"/>
            <w:gridCol w:w="1838"/>
            <w:gridCol w:w="3"/>
            <w:gridCol w:w="1981"/>
            <w:gridCol w:w="3"/>
            <w:gridCol w:w="1776"/>
            <w:gridCol w:w="3"/>
          </w:tblGrid>
        </w:tblGridChange>
      </w:tblGrid>
      <w:tr w:rsidR="00AA368C" w:rsidRPr="00AA368C" w14:paraId="1B4E2D45" w14:textId="77777777" w:rsidTr="00AA368C">
        <w:trPr>
          <w:ins w:id="71" w:author="洋 刘" w:date="2025-10-31T14:29:00Z"/>
          <w:trPrChange w:id="72" w:author="洋 刘" w:date="2025-10-31T14:29:00Z" w16du:dateUtc="2025-10-31T06:29:00Z">
            <w:trPr>
              <w:gridBefore w:val="1"/>
            </w:trPr>
          </w:trPrChange>
        </w:trPr>
        <w:tc>
          <w:tcPr>
            <w:tcW w:w="2689" w:type="dxa"/>
            <w:tcPrChange w:id="73" w:author="洋 刘" w:date="2025-10-31T14:29:00Z" w16du:dateUtc="2025-10-31T06:29:00Z">
              <w:tcPr>
                <w:tcW w:w="2689" w:type="dxa"/>
                <w:gridSpan w:val="2"/>
              </w:tcPr>
            </w:tcPrChange>
          </w:tcPr>
          <w:p w14:paraId="08B9E49E" w14:textId="77777777" w:rsidR="00AA368C" w:rsidRPr="00AA368C" w:rsidRDefault="00AA368C" w:rsidP="00AA368C">
            <w:pPr>
              <w:jc w:val="left"/>
              <w:rPr>
                <w:ins w:id="74" w:author="洋 刘" w:date="2025-10-31T14:29:00Z"/>
              </w:rPr>
            </w:pPr>
          </w:p>
        </w:tc>
        <w:tc>
          <w:tcPr>
            <w:tcW w:w="1841" w:type="dxa"/>
            <w:tcPrChange w:id="75" w:author="洋 刘" w:date="2025-10-31T14:29:00Z" w16du:dateUtc="2025-10-31T06:29:00Z">
              <w:tcPr>
                <w:tcW w:w="1842" w:type="dxa"/>
                <w:gridSpan w:val="2"/>
              </w:tcPr>
            </w:tcPrChange>
          </w:tcPr>
          <w:p w14:paraId="5E842C7B" w14:textId="77777777" w:rsidR="00AA368C" w:rsidRPr="00AA368C" w:rsidRDefault="00AA368C" w:rsidP="00AA368C">
            <w:pPr>
              <w:jc w:val="left"/>
              <w:rPr>
                <w:ins w:id="76" w:author="洋 刘" w:date="2025-10-31T14:29:00Z"/>
              </w:rPr>
            </w:pPr>
            <w:proofErr w:type="spellStart"/>
            <w:ins w:id="77" w:author="洋 刘" w:date="2025-10-31T14:29:00Z">
              <w:r w:rsidRPr="00AA368C">
                <w:rPr>
                  <w:rFonts w:hint="eastAsia"/>
                </w:rPr>
                <w:t>断续状态</w:t>
              </w:r>
              <w:proofErr w:type="spellEnd"/>
            </w:ins>
          </w:p>
        </w:tc>
        <w:tc>
          <w:tcPr>
            <w:tcW w:w="1984" w:type="dxa"/>
            <w:tcPrChange w:id="78" w:author="洋 刘" w:date="2025-10-31T14:29:00Z" w16du:dateUtc="2025-10-31T06:29:00Z">
              <w:tcPr>
                <w:tcW w:w="1985" w:type="dxa"/>
                <w:gridSpan w:val="2"/>
              </w:tcPr>
            </w:tcPrChange>
          </w:tcPr>
          <w:p w14:paraId="0FAB5589" w14:textId="77777777" w:rsidR="00AA368C" w:rsidRPr="00AA368C" w:rsidRDefault="00AA368C" w:rsidP="00AA368C">
            <w:pPr>
              <w:jc w:val="left"/>
              <w:rPr>
                <w:ins w:id="79" w:author="洋 刘" w:date="2025-10-31T14:29:00Z"/>
              </w:rPr>
            </w:pPr>
            <w:proofErr w:type="spellStart"/>
            <w:ins w:id="80" w:author="洋 刘" w:date="2025-10-31T14:29:00Z">
              <w:r w:rsidRPr="00AA368C">
                <w:rPr>
                  <w:rFonts w:hint="eastAsia"/>
                </w:rPr>
                <w:t>临界连续状态</w:t>
              </w:r>
              <w:proofErr w:type="spellEnd"/>
            </w:ins>
          </w:p>
        </w:tc>
        <w:tc>
          <w:tcPr>
            <w:tcW w:w="1779" w:type="dxa"/>
            <w:tcPrChange w:id="81" w:author="洋 刘" w:date="2025-10-31T14:29:00Z" w16du:dateUtc="2025-10-31T06:29:00Z">
              <w:tcPr>
                <w:tcW w:w="1780" w:type="dxa"/>
                <w:gridSpan w:val="2"/>
              </w:tcPr>
            </w:tcPrChange>
          </w:tcPr>
          <w:p w14:paraId="3AFD1CFF" w14:textId="77777777" w:rsidR="00AA368C" w:rsidRPr="00AA368C" w:rsidRDefault="00AA368C" w:rsidP="00AA368C">
            <w:pPr>
              <w:jc w:val="left"/>
              <w:rPr>
                <w:ins w:id="82" w:author="洋 刘" w:date="2025-10-31T14:29:00Z"/>
              </w:rPr>
            </w:pPr>
            <w:proofErr w:type="spellStart"/>
            <w:ins w:id="83" w:author="洋 刘" w:date="2025-10-31T14:29:00Z">
              <w:r w:rsidRPr="00AA368C">
                <w:rPr>
                  <w:rFonts w:hint="eastAsia"/>
                </w:rPr>
                <w:t>连续状态</w:t>
              </w:r>
              <w:proofErr w:type="spellEnd"/>
            </w:ins>
          </w:p>
        </w:tc>
      </w:tr>
      <w:tr w:rsidR="00AA368C" w:rsidRPr="00AA368C" w14:paraId="45087BF1" w14:textId="77777777" w:rsidTr="00AA368C">
        <w:trPr>
          <w:ins w:id="84" w:author="洋 刘" w:date="2025-10-31T14:29:00Z"/>
          <w:trPrChange w:id="85" w:author="洋 刘" w:date="2025-10-31T14:29:00Z" w16du:dateUtc="2025-10-31T06:29:00Z">
            <w:trPr>
              <w:gridBefore w:val="1"/>
            </w:trPr>
          </w:trPrChange>
        </w:trPr>
        <w:tc>
          <w:tcPr>
            <w:tcW w:w="2689" w:type="dxa"/>
            <w:tcPrChange w:id="86" w:author="洋 刘" w:date="2025-10-31T14:29:00Z" w16du:dateUtc="2025-10-31T06:29:00Z">
              <w:tcPr>
                <w:tcW w:w="2689" w:type="dxa"/>
                <w:gridSpan w:val="2"/>
              </w:tcPr>
            </w:tcPrChange>
          </w:tcPr>
          <w:p w14:paraId="212B603F" w14:textId="77777777" w:rsidR="00AA368C" w:rsidRPr="00AA368C" w:rsidRDefault="00AA368C" w:rsidP="00AA368C">
            <w:pPr>
              <w:jc w:val="left"/>
              <w:rPr>
                <w:ins w:id="87" w:author="洋 刘" w:date="2025-10-31T14:29:00Z"/>
              </w:rPr>
            </w:pPr>
            <w:proofErr w:type="spellStart"/>
            <w:ins w:id="88" w:author="洋 刘" w:date="2025-10-31T14:29:00Z">
              <w:r w:rsidRPr="00AA368C">
                <w:rPr>
                  <w:rFonts w:hint="eastAsia"/>
                </w:rPr>
                <w:lastRenderedPageBreak/>
                <w:t>输入电压（V</w:t>
              </w:r>
              <w:proofErr w:type="spellEnd"/>
              <w:r w:rsidRPr="00AA368C">
                <w:rPr>
                  <w:rFonts w:hint="eastAsia"/>
                </w:rPr>
                <w:t>）</w:t>
              </w:r>
            </w:ins>
          </w:p>
        </w:tc>
        <w:tc>
          <w:tcPr>
            <w:tcW w:w="1841" w:type="dxa"/>
            <w:tcPrChange w:id="89" w:author="洋 刘" w:date="2025-10-31T14:29:00Z" w16du:dateUtc="2025-10-31T06:29:00Z">
              <w:tcPr>
                <w:tcW w:w="1842" w:type="dxa"/>
                <w:gridSpan w:val="2"/>
              </w:tcPr>
            </w:tcPrChange>
          </w:tcPr>
          <w:p w14:paraId="181822DC" w14:textId="77777777" w:rsidR="00AA368C" w:rsidRPr="00AA368C" w:rsidRDefault="00AA368C" w:rsidP="00AA368C">
            <w:pPr>
              <w:jc w:val="left"/>
              <w:rPr>
                <w:ins w:id="90" w:author="洋 刘" w:date="2025-10-31T14:29:00Z"/>
              </w:rPr>
            </w:pPr>
            <w:ins w:id="91" w:author="洋 刘" w:date="2025-10-31T14:29:00Z">
              <w:r w:rsidRPr="00AA368C">
                <w:rPr>
                  <w:rFonts w:hint="eastAsia"/>
                </w:rPr>
                <w:t>1000</w:t>
              </w:r>
            </w:ins>
          </w:p>
        </w:tc>
        <w:tc>
          <w:tcPr>
            <w:tcW w:w="1984" w:type="dxa"/>
            <w:tcPrChange w:id="92" w:author="洋 刘" w:date="2025-10-31T14:29:00Z" w16du:dateUtc="2025-10-31T06:29:00Z">
              <w:tcPr>
                <w:tcW w:w="1985" w:type="dxa"/>
                <w:gridSpan w:val="2"/>
              </w:tcPr>
            </w:tcPrChange>
          </w:tcPr>
          <w:p w14:paraId="70FE20D2" w14:textId="77777777" w:rsidR="00AA368C" w:rsidRPr="00AA368C" w:rsidRDefault="00AA368C" w:rsidP="00AA368C">
            <w:pPr>
              <w:jc w:val="left"/>
              <w:rPr>
                <w:ins w:id="93" w:author="洋 刘" w:date="2025-10-31T14:29:00Z"/>
              </w:rPr>
            </w:pPr>
            <w:ins w:id="94" w:author="洋 刘" w:date="2025-10-31T14:29:00Z">
              <w:r w:rsidRPr="00AA368C">
                <w:rPr>
                  <w:rFonts w:hint="eastAsia"/>
                </w:rPr>
                <w:t>1218.35</w:t>
              </w:r>
            </w:ins>
          </w:p>
        </w:tc>
        <w:tc>
          <w:tcPr>
            <w:tcW w:w="1779" w:type="dxa"/>
            <w:tcPrChange w:id="95" w:author="洋 刘" w:date="2025-10-31T14:29:00Z" w16du:dateUtc="2025-10-31T06:29:00Z">
              <w:tcPr>
                <w:tcW w:w="1780" w:type="dxa"/>
                <w:gridSpan w:val="2"/>
              </w:tcPr>
            </w:tcPrChange>
          </w:tcPr>
          <w:p w14:paraId="603DFC64" w14:textId="77777777" w:rsidR="00AA368C" w:rsidRPr="00AA368C" w:rsidRDefault="00AA368C" w:rsidP="00AA368C">
            <w:pPr>
              <w:jc w:val="left"/>
              <w:rPr>
                <w:ins w:id="96" w:author="洋 刘" w:date="2025-10-31T14:29:00Z"/>
              </w:rPr>
            </w:pPr>
            <w:ins w:id="97" w:author="洋 刘" w:date="2025-10-31T14:29:00Z">
              <w:r w:rsidRPr="00AA368C">
                <w:rPr>
                  <w:rFonts w:hint="eastAsia"/>
                </w:rPr>
                <w:t>1250</w:t>
              </w:r>
            </w:ins>
          </w:p>
        </w:tc>
      </w:tr>
      <w:tr w:rsidR="00AA368C" w:rsidRPr="00AA368C" w14:paraId="4A239C64" w14:textId="77777777" w:rsidTr="00AA368C">
        <w:trPr>
          <w:ins w:id="98" w:author="洋 刘" w:date="2025-10-31T14:29:00Z"/>
          <w:trPrChange w:id="99" w:author="洋 刘" w:date="2025-10-31T14:29:00Z" w16du:dateUtc="2025-10-31T06:29:00Z">
            <w:trPr>
              <w:gridBefore w:val="1"/>
            </w:trPr>
          </w:trPrChange>
        </w:trPr>
        <w:tc>
          <w:tcPr>
            <w:tcW w:w="2689" w:type="dxa"/>
            <w:tcPrChange w:id="100" w:author="洋 刘" w:date="2025-10-31T14:29:00Z" w16du:dateUtc="2025-10-31T06:29:00Z">
              <w:tcPr>
                <w:tcW w:w="2689" w:type="dxa"/>
                <w:gridSpan w:val="2"/>
              </w:tcPr>
            </w:tcPrChange>
          </w:tcPr>
          <w:p w14:paraId="7187B0CD" w14:textId="77777777" w:rsidR="00AA368C" w:rsidRPr="00AA368C" w:rsidRDefault="00AA368C" w:rsidP="00AA368C">
            <w:pPr>
              <w:jc w:val="left"/>
              <w:rPr>
                <w:ins w:id="101" w:author="洋 刘" w:date="2025-10-31T14:29:00Z"/>
              </w:rPr>
            </w:pPr>
            <w:proofErr w:type="spellStart"/>
            <w:ins w:id="102" w:author="洋 刘" w:date="2025-10-31T14:29:00Z">
              <w:r w:rsidRPr="00AA368C">
                <w:rPr>
                  <w:rFonts w:hint="eastAsia"/>
                </w:rPr>
                <w:t>输入电流有效值（A</w:t>
              </w:r>
              <w:proofErr w:type="spellEnd"/>
              <w:r w:rsidRPr="00AA368C">
                <w:rPr>
                  <w:rFonts w:hint="eastAsia"/>
                </w:rPr>
                <w:t>）</w:t>
              </w:r>
            </w:ins>
          </w:p>
        </w:tc>
        <w:tc>
          <w:tcPr>
            <w:tcW w:w="1841" w:type="dxa"/>
            <w:tcPrChange w:id="103" w:author="洋 刘" w:date="2025-10-31T14:29:00Z" w16du:dateUtc="2025-10-31T06:29:00Z">
              <w:tcPr>
                <w:tcW w:w="1842" w:type="dxa"/>
                <w:gridSpan w:val="2"/>
              </w:tcPr>
            </w:tcPrChange>
          </w:tcPr>
          <w:p w14:paraId="7D96AA05" w14:textId="77777777" w:rsidR="00AA368C" w:rsidRPr="00AA368C" w:rsidRDefault="00AA368C" w:rsidP="00AA368C">
            <w:pPr>
              <w:jc w:val="left"/>
              <w:rPr>
                <w:ins w:id="104" w:author="洋 刘" w:date="2025-10-31T14:29:00Z"/>
              </w:rPr>
            </w:pPr>
            <w:ins w:id="105" w:author="洋 刘" w:date="2025-10-31T14:29:00Z">
              <w:r w:rsidRPr="00AA368C">
                <w:rPr>
                  <w:rFonts w:hint="eastAsia"/>
                </w:rPr>
                <w:t>32.259</w:t>
              </w:r>
            </w:ins>
          </w:p>
        </w:tc>
        <w:tc>
          <w:tcPr>
            <w:tcW w:w="1984" w:type="dxa"/>
            <w:tcPrChange w:id="106" w:author="洋 刘" w:date="2025-10-31T14:29:00Z" w16du:dateUtc="2025-10-31T06:29:00Z">
              <w:tcPr>
                <w:tcW w:w="1985" w:type="dxa"/>
                <w:gridSpan w:val="2"/>
              </w:tcPr>
            </w:tcPrChange>
          </w:tcPr>
          <w:p w14:paraId="18058445" w14:textId="77777777" w:rsidR="00AA368C" w:rsidRPr="00AA368C" w:rsidRDefault="00AA368C" w:rsidP="00AA368C">
            <w:pPr>
              <w:jc w:val="left"/>
              <w:rPr>
                <w:ins w:id="107" w:author="洋 刘" w:date="2025-10-31T14:29:00Z"/>
              </w:rPr>
            </w:pPr>
            <w:ins w:id="108" w:author="洋 刘" w:date="2025-10-31T14:29:00Z">
              <w:r w:rsidRPr="00AA368C">
                <w:rPr>
                  <w:rFonts w:hint="eastAsia"/>
                </w:rPr>
                <w:t>26.478</w:t>
              </w:r>
            </w:ins>
          </w:p>
        </w:tc>
        <w:tc>
          <w:tcPr>
            <w:tcW w:w="1779" w:type="dxa"/>
            <w:tcPrChange w:id="109" w:author="洋 刘" w:date="2025-10-31T14:29:00Z" w16du:dateUtc="2025-10-31T06:29:00Z">
              <w:tcPr>
                <w:tcW w:w="1780" w:type="dxa"/>
                <w:gridSpan w:val="2"/>
              </w:tcPr>
            </w:tcPrChange>
          </w:tcPr>
          <w:p w14:paraId="26B007AF" w14:textId="77777777" w:rsidR="00AA368C" w:rsidRPr="00AA368C" w:rsidRDefault="00AA368C" w:rsidP="00AA368C">
            <w:pPr>
              <w:jc w:val="left"/>
              <w:rPr>
                <w:ins w:id="110" w:author="洋 刘" w:date="2025-10-31T14:29:00Z"/>
              </w:rPr>
            </w:pPr>
            <w:ins w:id="111" w:author="洋 刘" w:date="2025-10-31T14:29:00Z">
              <w:r w:rsidRPr="00AA368C">
                <w:rPr>
                  <w:rFonts w:hint="eastAsia"/>
                </w:rPr>
                <w:t>25.807</w:t>
              </w:r>
            </w:ins>
          </w:p>
        </w:tc>
      </w:tr>
      <w:tr w:rsidR="00AA368C" w:rsidRPr="00AA368C" w14:paraId="1BF14689" w14:textId="77777777" w:rsidTr="00AA368C">
        <w:trPr>
          <w:ins w:id="112" w:author="洋 刘" w:date="2025-10-31T14:29:00Z"/>
          <w:trPrChange w:id="113" w:author="洋 刘" w:date="2025-10-31T14:29:00Z" w16du:dateUtc="2025-10-31T06:29:00Z">
            <w:trPr>
              <w:gridBefore w:val="1"/>
            </w:trPr>
          </w:trPrChange>
        </w:trPr>
        <w:tc>
          <w:tcPr>
            <w:tcW w:w="2689" w:type="dxa"/>
            <w:tcPrChange w:id="114" w:author="洋 刘" w:date="2025-10-31T14:29:00Z" w16du:dateUtc="2025-10-31T06:29:00Z">
              <w:tcPr>
                <w:tcW w:w="2689" w:type="dxa"/>
                <w:gridSpan w:val="2"/>
              </w:tcPr>
            </w:tcPrChange>
          </w:tcPr>
          <w:p w14:paraId="53337DAC" w14:textId="77777777" w:rsidR="00AA368C" w:rsidRPr="00AA368C" w:rsidRDefault="00AA368C" w:rsidP="00AA368C">
            <w:pPr>
              <w:jc w:val="left"/>
              <w:rPr>
                <w:ins w:id="115" w:author="洋 刘" w:date="2025-10-31T14:29:00Z"/>
              </w:rPr>
            </w:pPr>
            <w:proofErr w:type="spellStart"/>
            <w:ins w:id="116" w:author="洋 刘" w:date="2025-10-31T14:29:00Z">
              <w:r w:rsidRPr="00AA368C">
                <w:rPr>
                  <w:rFonts w:hint="eastAsia"/>
                </w:rPr>
                <w:t>输出电流有效值（A</w:t>
              </w:r>
              <w:proofErr w:type="spellEnd"/>
              <w:r w:rsidRPr="00AA368C">
                <w:rPr>
                  <w:rFonts w:hint="eastAsia"/>
                </w:rPr>
                <w:t>）</w:t>
              </w:r>
            </w:ins>
          </w:p>
        </w:tc>
        <w:tc>
          <w:tcPr>
            <w:tcW w:w="1841" w:type="dxa"/>
            <w:tcPrChange w:id="117" w:author="洋 刘" w:date="2025-10-31T14:29:00Z" w16du:dateUtc="2025-10-31T06:29:00Z">
              <w:tcPr>
                <w:tcW w:w="1842" w:type="dxa"/>
                <w:gridSpan w:val="2"/>
              </w:tcPr>
            </w:tcPrChange>
          </w:tcPr>
          <w:p w14:paraId="7969050D" w14:textId="77777777" w:rsidR="00AA368C" w:rsidRPr="00AA368C" w:rsidRDefault="00AA368C" w:rsidP="00AA368C">
            <w:pPr>
              <w:jc w:val="left"/>
              <w:rPr>
                <w:ins w:id="118" w:author="洋 刘" w:date="2025-10-31T14:29:00Z"/>
              </w:rPr>
            </w:pPr>
            <w:ins w:id="119" w:author="洋 刘" w:date="2025-10-31T14:29:00Z">
              <w:r w:rsidRPr="00AA368C">
                <w:rPr>
                  <w:rFonts w:hint="eastAsia"/>
                </w:rPr>
                <w:t>21.506</w:t>
              </w:r>
            </w:ins>
          </w:p>
        </w:tc>
        <w:tc>
          <w:tcPr>
            <w:tcW w:w="1984" w:type="dxa"/>
            <w:tcPrChange w:id="120" w:author="洋 刘" w:date="2025-10-31T14:29:00Z" w16du:dateUtc="2025-10-31T06:29:00Z">
              <w:tcPr>
                <w:tcW w:w="1985" w:type="dxa"/>
                <w:gridSpan w:val="2"/>
              </w:tcPr>
            </w:tcPrChange>
          </w:tcPr>
          <w:p w14:paraId="4CF3AE32" w14:textId="77777777" w:rsidR="00AA368C" w:rsidRPr="00AA368C" w:rsidRDefault="00AA368C" w:rsidP="00AA368C">
            <w:pPr>
              <w:jc w:val="left"/>
              <w:rPr>
                <w:ins w:id="121" w:author="洋 刘" w:date="2025-10-31T14:29:00Z"/>
              </w:rPr>
            </w:pPr>
            <w:ins w:id="122" w:author="洋 刘" w:date="2025-10-31T14:29:00Z">
              <w:r w:rsidRPr="00AA368C">
                <w:rPr>
                  <w:rFonts w:hint="eastAsia"/>
                </w:rPr>
                <w:t>21.506</w:t>
              </w:r>
            </w:ins>
          </w:p>
        </w:tc>
        <w:tc>
          <w:tcPr>
            <w:tcW w:w="1779" w:type="dxa"/>
            <w:tcPrChange w:id="123" w:author="洋 刘" w:date="2025-10-31T14:29:00Z" w16du:dateUtc="2025-10-31T06:29:00Z">
              <w:tcPr>
                <w:tcW w:w="1780" w:type="dxa"/>
                <w:gridSpan w:val="2"/>
              </w:tcPr>
            </w:tcPrChange>
          </w:tcPr>
          <w:p w14:paraId="3B6E9259" w14:textId="77777777" w:rsidR="00AA368C" w:rsidRPr="00AA368C" w:rsidRDefault="00AA368C" w:rsidP="00AA368C">
            <w:pPr>
              <w:jc w:val="left"/>
              <w:rPr>
                <w:ins w:id="124" w:author="洋 刘" w:date="2025-10-31T14:29:00Z"/>
              </w:rPr>
            </w:pPr>
            <w:ins w:id="125" w:author="洋 刘" w:date="2025-10-31T14:29:00Z">
              <w:r w:rsidRPr="00AA368C">
                <w:rPr>
                  <w:rFonts w:hint="eastAsia"/>
                </w:rPr>
                <w:t>21.506</w:t>
              </w:r>
            </w:ins>
          </w:p>
        </w:tc>
      </w:tr>
      <w:tr w:rsidR="00AA368C" w:rsidRPr="00AA368C" w14:paraId="42383F4D" w14:textId="77777777" w:rsidTr="00AA368C">
        <w:trPr>
          <w:ins w:id="126" w:author="洋 刘" w:date="2025-10-31T14:29:00Z"/>
          <w:trPrChange w:id="127" w:author="洋 刘" w:date="2025-10-31T14:29:00Z" w16du:dateUtc="2025-10-31T06:29:00Z">
            <w:trPr>
              <w:gridBefore w:val="1"/>
            </w:trPr>
          </w:trPrChange>
        </w:trPr>
        <w:tc>
          <w:tcPr>
            <w:tcW w:w="2689" w:type="dxa"/>
            <w:tcPrChange w:id="128" w:author="洋 刘" w:date="2025-10-31T14:29:00Z" w16du:dateUtc="2025-10-31T06:29:00Z">
              <w:tcPr>
                <w:tcW w:w="2689" w:type="dxa"/>
                <w:gridSpan w:val="2"/>
              </w:tcPr>
            </w:tcPrChange>
          </w:tcPr>
          <w:p w14:paraId="122BC652" w14:textId="77777777" w:rsidR="00AA368C" w:rsidRPr="00AA368C" w:rsidRDefault="00AA368C" w:rsidP="00AA368C">
            <w:pPr>
              <w:jc w:val="left"/>
              <w:rPr>
                <w:ins w:id="129" w:author="洋 刘" w:date="2025-10-31T14:29:00Z"/>
              </w:rPr>
            </w:pPr>
            <w:proofErr w:type="spellStart"/>
            <w:ins w:id="130" w:author="洋 刘" w:date="2025-10-31T14:29:00Z">
              <w:r w:rsidRPr="00AA368C">
                <w:rPr>
                  <w:rFonts w:hint="eastAsia"/>
                </w:rPr>
                <w:t>占空比</w:t>
              </w:r>
              <w:proofErr w:type="spellEnd"/>
            </w:ins>
          </w:p>
        </w:tc>
        <w:tc>
          <w:tcPr>
            <w:tcW w:w="1841" w:type="dxa"/>
            <w:tcPrChange w:id="131" w:author="洋 刘" w:date="2025-10-31T14:29:00Z" w16du:dateUtc="2025-10-31T06:29:00Z">
              <w:tcPr>
                <w:tcW w:w="1842" w:type="dxa"/>
                <w:gridSpan w:val="2"/>
              </w:tcPr>
            </w:tcPrChange>
          </w:tcPr>
          <w:p w14:paraId="3463F562" w14:textId="77777777" w:rsidR="00AA368C" w:rsidRPr="00AA368C" w:rsidRDefault="00AA368C" w:rsidP="00AA368C">
            <w:pPr>
              <w:jc w:val="left"/>
              <w:rPr>
                <w:ins w:id="132" w:author="洋 刘" w:date="2025-10-31T14:29:00Z"/>
              </w:rPr>
            </w:pPr>
            <w:ins w:id="133" w:author="洋 刘" w:date="2025-10-31T14:29:00Z">
              <w:r w:rsidRPr="00AA368C">
                <w:rPr>
                  <w:rFonts w:hint="eastAsia"/>
                </w:rPr>
                <w:t>0.3048</w:t>
              </w:r>
            </w:ins>
          </w:p>
        </w:tc>
        <w:tc>
          <w:tcPr>
            <w:tcW w:w="1984" w:type="dxa"/>
            <w:tcPrChange w:id="134" w:author="洋 刘" w:date="2025-10-31T14:29:00Z" w16du:dateUtc="2025-10-31T06:29:00Z">
              <w:tcPr>
                <w:tcW w:w="1985" w:type="dxa"/>
                <w:gridSpan w:val="2"/>
              </w:tcPr>
            </w:tcPrChange>
          </w:tcPr>
          <w:p w14:paraId="79C96FEA" w14:textId="77777777" w:rsidR="00AA368C" w:rsidRPr="00AA368C" w:rsidRDefault="00AA368C" w:rsidP="00AA368C">
            <w:pPr>
              <w:jc w:val="left"/>
              <w:rPr>
                <w:ins w:id="135" w:author="洋 刘" w:date="2025-10-31T14:29:00Z"/>
              </w:rPr>
            </w:pPr>
            <w:ins w:id="136" w:author="洋 刘" w:date="2025-10-31T14:29:00Z">
              <w:r w:rsidRPr="00AA368C">
                <w:rPr>
                  <w:rFonts w:hint="eastAsia"/>
                </w:rPr>
                <w:t>0.1878</w:t>
              </w:r>
            </w:ins>
          </w:p>
        </w:tc>
        <w:tc>
          <w:tcPr>
            <w:tcW w:w="1779" w:type="dxa"/>
            <w:tcPrChange w:id="137" w:author="洋 刘" w:date="2025-10-31T14:29:00Z" w16du:dateUtc="2025-10-31T06:29:00Z">
              <w:tcPr>
                <w:tcW w:w="1780" w:type="dxa"/>
                <w:gridSpan w:val="2"/>
              </w:tcPr>
            </w:tcPrChange>
          </w:tcPr>
          <w:p w14:paraId="3FD75081" w14:textId="77777777" w:rsidR="00AA368C" w:rsidRPr="00AA368C" w:rsidRDefault="00AA368C" w:rsidP="00AA368C">
            <w:pPr>
              <w:jc w:val="left"/>
              <w:rPr>
                <w:ins w:id="138" w:author="洋 刘" w:date="2025-10-31T14:29:00Z"/>
              </w:rPr>
            </w:pPr>
            <w:ins w:id="139" w:author="洋 刘" w:date="2025-10-31T14:29:00Z">
              <w:r w:rsidRPr="00AA368C">
                <w:rPr>
                  <w:rFonts w:hint="eastAsia"/>
                </w:rPr>
                <w:t>0.1667</w:t>
              </w:r>
            </w:ins>
          </w:p>
        </w:tc>
      </w:tr>
      <w:tr w:rsidR="00AA368C" w:rsidRPr="00AA368C" w14:paraId="1276C132" w14:textId="77777777" w:rsidTr="00AA368C">
        <w:trPr>
          <w:ins w:id="140" w:author="洋 刘" w:date="2025-10-31T14:29:00Z"/>
          <w:trPrChange w:id="141" w:author="洋 刘" w:date="2025-10-31T14:29:00Z" w16du:dateUtc="2025-10-31T06:29:00Z">
            <w:trPr>
              <w:gridBefore w:val="1"/>
            </w:trPr>
          </w:trPrChange>
        </w:trPr>
        <w:tc>
          <w:tcPr>
            <w:tcW w:w="2689" w:type="dxa"/>
            <w:tcPrChange w:id="142" w:author="洋 刘" w:date="2025-10-31T14:29:00Z" w16du:dateUtc="2025-10-31T06:29:00Z">
              <w:tcPr>
                <w:tcW w:w="2689" w:type="dxa"/>
                <w:gridSpan w:val="2"/>
              </w:tcPr>
            </w:tcPrChange>
          </w:tcPr>
          <w:p w14:paraId="02E15008" w14:textId="77777777" w:rsidR="00AA368C" w:rsidRPr="00AA368C" w:rsidRDefault="00AA368C" w:rsidP="00AA368C">
            <w:pPr>
              <w:jc w:val="left"/>
              <w:rPr>
                <w:ins w:id="143" w:author="洋 刘" w:date="2025-10-31T14:29:00Z"/>
              </w:rPr>
            </w:pPr>
            <w:proofErr w:type="spellStart"/>
            <w:ins w:id="144" w:author="洋 刘" w:date="2025-10-31T14:29:00Z">
              <w:r w:rsidRPr="00AA368C">
                <w:rPr>
                  <w:rFonts w:hint="eastAsia"/>
                </w:rPr>
                <w:t>电感电流峰值（A</w:t>
              </w:r>
              <w:proofErr w:type="spellEnd"/>
              <w:r w:rsidRPr="00AA368C">
                <w:rPr>
                  <w:rFonts w:hint="eastAsia"/>
                </w:rPr>
                <w:t>）</w:t>
              </w:r>
            </w:ins>
          </w:p>
        </w:tc>
        <w:tc>
          <w:tcPr>
            <w:tcW w:w="1841" w:type="dxa"/>
            <w:tcPrChange w:id="145" w:author="洋 刘" w:date="2025-10-31T14:29:00Z" w16du:dateUtc="2025-10-31T06:29:00Z">
              <w:tcPr>
                <w:tcW w:w="1842" w:type="dxa"/>
                <w:gridSpan w:val="2"/>
              </w:tcPr>
            </w:tcPrChange>
          </w:tcPr>
          <w:p w14:paraId="18C7FB54" w14:textId="77777777" w:rsidR="00AA368C" w:rsidRPr="00AA368C" w:rsidRDefault="00AA368C" w:rsidP="00AA368C">
            <w:pPr>
              <w:jc w:val="left"/>
              <w:rPr>
                <w:ins w:id="146" w:author="洋 刘" w:date="2025-10-31T14:29:00Z"/>
              </w:rPr>
            </w:pPr>
            <w:ins w:id="147" w:author="洋 刘" w:date="2025-10-31T14:29:00Z">
              <w:r w:rsidRPr="00AA368C">
                <w:rPr>
                  <w:rFonts w:hint="eastAsia"/>
                </w:rPr>
                <w:t>70.557</w:t>
              </w:r>
            </w:ins>
          </w:p>
        </w:tc>
        <w:tc>
          <w:tcPr>
            <w:tcW w:w="1984" w:type="dxa"/>
            <w:tcPrChange w:id="148" w:author="洋 刘" w:date="2025-10-31T14:29:00Z" w16du:dateUtc="2025-10-31T06:29:00Z">
              <w:tcPr>
                <w:tcW w:w="1985" w:type="dxa"/>
                <w:gridSpan w:val="2"/>
              </w:tcPr>
            </w:tcPrChange>
          </w:tcPr>
          <w:p w14:paraId="4B0196BD" w14:textId="77777777" w:rsidR="00AA368C" w:rsidRPr="00AA368C" w:rsidRDefault="00AA368C" w:rsidP="00AA368C">
            <w:pPr>
              <w:jc w:val="left"/>
              <w:rPr>
                <w:ins w:id="149" w:author="洋 刘" w:date="2025-10-31T14:29:00Z"/>
              </w:rPr>
            </w:pPr>
            <w:ins w:id="150" w:author="洋 刘" w:date="2025-10-31T14:29:00Z">
              <w:r w:rsidRPr="00AA368C">
                <w:rPr>
                  <w:rFonts w:hint="eastAsia"/>
                </w:rPr>
                <w:t>52.956</w:t>
              </w:r>
            </w:ins>
          </w:p>
        </w:tc>
        <w:tc>
          <w:tcPr>
            <w:tcW w:w="1779" w:type="dxa"/>
            <w:tcPrChange w:id="151" w:author="洋 刘" w:date="2025-10-31T14:29:00Z" w16du:dateUtc="2025-10-31T06:29:00Z">
              <w:tcPr>
                <w:tcW w:w="1780" w:type="dxa"/>
                <w:gridSpan w:val="2"/>
              </w:tcPr>
            </w:tcPrChange>
          </w:tcPr>
          <w:p w14:paraId="1700BD9C" w14:textId="77777777" w:rsidR="00AA368C" w:rsidRPr="00AA368C" w:rsidRDefault="00AA368C" w:rsidP="00AA368C">
            <w:pPr>
              <w:jc w:val="left"/>
              <w:rPr>
                <w:ins w:id="152" w:author="洋 刘" w:date="2025-10-31T14:29:00Z"/>
              </w:rPr>
            </w:pPr>
            <w:ins w:id="153" w:author="洋 刘" w:date="2025-10-31T14:29:00Z">
              <w:r w:rsidRPr="00AA368C">
                <w:rPr>
                  <w:rFonts w:hint="eastAsia"/>
                </w:rPr>
                <w:t>49.92</w:t>
              </w:r>
            </w:ins>
          </w:p>
        </w:tc>
      </w:tr>
      <w:tr w:rsidR="00AA368C" w:rsidRPr="00AA368C" w14:paraId="11DD8007" w14:textId="77777777" w:rsidTr="00AA368C">
        <w:trPr>
          <w:ins w:id="154" w:author="洋 刘" w:date="2025-10-31T14:29:00Z"/>
          <w:trPrChange w:id="155" w:author="洋 刘" w:date="2025-10-31T14:29:00Z" w16du:dateUtc="2025-10-31T06:29:00Z">
            <w:trPr>
              <w:gridBefore w:val="1"/>
            </w:trPr>
          </w:trPrChange>
        </w:trPr>
        <w:tc>
          <w:tcPr>
            <w:tcW w:w="2689" w:type="dxa"/>
            <w:tcPrChange w:id="156" w:author="洋 刘" w:date="2025-10-31T14:29:00Z" w16du:dateUtc="2025-10-31T06:29:00Z">
              <w:tcPr>
                <w:tcW w:w="2689" w:type="dxa"/>
                <w:gridSpan w:val="2"/>
              </w:tcPr>
            </w:tcPrChange>
          </w:tcPr>
          <w:p w14:paraId="70DE657E" w14:textId="77777777" w:rsidR="00AA368C" w:rsidRPr="00AA368C" w:rsidRDefault="00AA368C" w:rsidP="00AA368C">
            <w:pPr>
              <w:jc w:val="left"/>
              <w:rPr>
                <w:ins w:id="157" w:author="洋 刘" w:date="2025-10-31T14:29:00Z"/>
              </w:rPr>
            </w:pPr>
            <w:proofErr w:type="spellStart"/>
            <w:ins w:id="158" w:author="洋 刘" w:date="2025-10-31T14:29:00Z">
              <w:r w:rsidRPr="00AA368C">
                <w:rPr>
                  <w:rFonts w:hint="eastAsia"/>
                </w:rPr>
                <w:t>电感电流有效值（A</w:t>
              </w:r>
              <w:proofErr w:type="spellEnd"/>
              <w:r w:rsidRPr="00AA368C">
                <w:rPr>
                  <w:rFonts w:hint="eastAsia"/>
                </w:rPr>
                <w:t>）</w:t>
              </w:r>
            </w:ins>
          </w:p>
        </w:tc>
        <w:tc>
          <w:tcPr>
            <w:tcW w:w="1841" w:type="dxa"/>
            <w:tcPrChange w:id="159" w:author="洋 刘" w:date="2025-10-31T14:29:00Z" w16du:dateUtc="2025-10-31T06:29:00Z">
              <w:tcPr>
                <w:tcW w:w="1842" w:type="dxa"/>
                <w:gridSpan w:val="2"/>
              </w:tcPr>
            </w:tcPrChange>
          </w:tcPr>
          <w:p w14:paraId="1EE873CF" w14:textId="77777777" w:rsidR="00AA368C" w:rsidRPr="00AA368C" w:rsidRDefault="00AA368C" w:rsidP="00AA368C">
            <w:pPr>
              <w:jc w:val="left"/>
              <w:rPr>
                <w:ins w:id="160" w:author="洋 刘" w:date="2025-10-31T14:29:00Z"/>
              </w:rPr>
            </w:pPr>
            <w:ins w:id="161" w:author="洋 刘" w:date="2025-10-31T14:29:00Z">
              <w:r w:rsidRPr="00AA368C">
                <w:rPr>
                  <w:rFonts w:hint="eastAsia"/>
                </w:rPr>
                <w:t>38.954</w:t>
              </w:r>
            </w:ins>
          </w:p>
        </w:tc>
        <w:tc>
          <w:tcPr>
            <w:tcW w:w="1984" w:type="dxa"/>
            <w:tcPrChange w:id="162" w:author="洋 刘" w:date="2025-10-31T14:29:00Z" w16du:dateUtc="2025-10-31T06:29:00Z">
              <w:tcPr>
                <w:tcW w:w="1985" w:type="dxa"/>
                <w:gridSpan w:val="2"/>
              </w:tcPr>
            </w:tcPrChange>
          </w:tcPr>
          <w:p w14:paraId="56AF885E" w14:textId="77777777" w:rsidR="00AA368C" w:rsidRPr="00AA368C" w:rsidRDefault="00AA368C" w:rsidP="00AA368C">
            <w:pPr>
              <w:jc w:val="left"/>
              <w:rPr>
                <w:ins w:id="163" w:author="洋 刘" w:date="2025-10-31T14:29:00Z"/>
              </w:rPr>
            </w:pPr>
            <w:ins w:id="164" w:author="洋 刘" w:date="2025-10-31T14:29:00Z">
              <w:r w:rsidRPr="00AA368C">
                <w:rPr>
                  <w:rFonts w:hint="eastAsia"/>
                </w:rPr>
                <w:t>30.574</w:t>
              </w:r>
            </w:ins>
          </w:p>
        </w:tc>
        <w:tc>
          <w:tcPr>
            <w:tcW w:w="1779" w:type="dxa"/>
            <w:tcPrChange w:id="165" w:author="洋 刘" w:date="2025-10-31T14:29:00Z" w16du:dateUtc="2025-10-31T06:29:00Z">
              <w:tcPr>
                <w:tcW w:w="1780" w:type="dxa"/>
                <w:gridSpan w:val="2"/>
              </w:tcPr>
            </w:tcPrChange>
          </w:tcPr>
          <w:p w14:paraId="270F5285" w14:textId="77777777" w:rsidR="00AA368C" w:rsidRPr="00AA368C" w:rsidRDefault="00AA368C" w:rsidP="00AA368C">
            <w:pPr>
              <w:jc w:val="left"/>
              <w:rPr>
                <w:ins w:id="166" w:author="洋 刘" w:date="2025-10-31T14:29:00Z"/>
              </w:rPr>
            </w:pPr>
            <w:ins w:id="167" w:author="洋 刘" w:date="2025-10-31T14:29:00Z">
              <w:r w:rsidRPr="00AA368C">
                <w:rPr>
                  <w:rFonts w:hint="eastAsia"/>
                </w:rPr>
                <w:t>29.323</w:t>
              </w:r>
            </w:ins>
          </w:p>
        </w:tc>
      </w:tr>
      <w:tr w:rsidR="00AA368C" w:rsidRPr="00AA368C" w14:paraId="1B9CCE93" w14:textId="77777777" w:rsidTr="00AA368C">
        <w:trPr>
          <w:ins w:id="168" w:author="洋 刘" w:date="2025-10-31T14:29:00Z"/>
          <w:trPrChange w:id="169" w:author="洋 刘" w:date="2025-10-31T14:29:00Z" w16du:dateUtc="2025-10-31T06:29:00Z">
            <w:trPr>
              <w:gridBefore w:val="1"/>
            </w:trPr>
          </w:trPrChange>
        </w:trPr>
        <w:tc>
          <w:tcPr>
            <w:tcW w:w="2689" w:type="dxa"/>
            <w:tcPrChange w:id="170" w:author="洋 刘" w:date="2025-10-31T14:29:00Z" w16du:dateUtc="2025-10-31T06:29:00Z">
              <w:tcPr>
                <w:tcW w:w="2689" w:type="dxa"/>
                <w:gridSpan w:val="2"/>
              </w:tcPr>
            </w:tcPrChange>
          </w:tcPr>
          <w:p w14:paraId="7985397F" w14:textId="77777777" w:rsidR="00AA368C" w:rsidRPr="00AA368C" w:rsidRDefault="00AA368C" w:rsidP="00AA368C">
            <w:pPr>
              <w:jc w:val="left"/>
              <w:rPr>
                <w:ins w:id="171" w:author="洋 刘" w:date="2025-10-31T14:29:00Z"/>
              </w:rPr>
            </w:pPr>
            <w:proofErr w:type="spellStart"/>
            <w:ins w:id="172" w:author="洋 刘" w:date="2025-10-31T14:29:00Z">
              <w:r w:rsidRPr="00AA368C">
                <w:rPr>
                  <w:rFonts w:hint="eastAsia"/>
                </w:rPr>
                <w:t>输入电容电流有效值（A</w:t>
              </w:r>
              <w:proofErr w:type="spellEnd"/>
              <w:r w:rsidRPr="00AA368C">
                <w:rPr>
                  <w:rFonts w:hint="eastAsia"/>
                </w:rPr>
                <w:t>）</w:t>
              </w:r>
            </w:ins>
          </w:p>
        </w:tc>
        <w:tc>
          <w:tcPr>
            <w:tcW w:w="1841" w:type="dxa"/>
            <w:tcPrChange w:id="173" w:author="洋 刘" w:date="2025-10-31T14:29:00Z" w16du:dateUtc="2025-10-31T06:29:00Z">
              <w:tcPr>
                <w:tcW w:w="1842" w:type="dxa"/>
                <w:gridSpan w:val="2"/>
              </w:tcPr>
            </w:tcPrChange>
          </w:tcPr>
          <w:p w14:paraId="06FBBCBE" w14:textId="77777777" w:rsidR="00AA368C" w:rsidRPr="00AA368C" w:rsidRDefault="00AA368C" w:rsidP="00AA368C">
            <w:pPr>
              <w:jc w:val="left"/>
              <w:rPr>
                <w:ins w:id="174" w:author="洋 刘" w:date="2025-10-31T14:29:00Z"/>
              </w:rPr>
            </w:pPr>
            <w:ins w:id="175" w:author="洋 刘" w:date="2025-10-31T14:29:00Z">
              <w:r w:rsidRPr="00AA368C">
                <w:rPr>
                  <w:rFonts w:hint="eastAsia"/>
                </w:rPr>
                <w:t>21.835</w:t>
              </w:r>
            </w:ins>
          </w:p>
        </w:tc>
        <w:tc>
          <w:tcPr>
            <w:tcW w:w="1984" w:type="dxa"/>
            <w:tcPrChange w:id="176" w:author="洋 刘" w:date="2025-10-31T14:29:00Z" w16du:dateUtc="2025-10-31T06:29:00Z">
              <w:tcPr>
                <w:tcW w:w="1985" w:type="dxa"/>
                <w:gridSpan w:val="2"/>
              </w:tcPr>
            </w:tcPrChange>
          </w:tcPr>
          <w:p w14:paraId="02848564" w14:textId="77777777" w:rsidR="00AA368C" w:rsidRPr="00AA368C" w:rsidRDefault="00AA368C" w:rsidP="00AA368C">
            <w:pPr>
              <w:jc w:val="left"/>
              <w:rPr>
                <w:ins w:id="177" w:author="洋 刘" w:date="2025-10-31T14:29:00Z"/>
              </w:rPr>
            </w:pPr>
            <w:ins w:id="178" w:author="洋 刘" w:date="2025-10-31T14:29:00Z">
              <w:r w:rsidRPr="00AA368C">
                <w:rPr>
                  <w:rFonts w:hint="eastAsia"/>
                </w:rPr>
                <w:t>15.287</w:t>
              </w:r>
            </w:ins>
          </w:p>
        </w:tc>
        <w:tc>
          <w:tcPr>
            <w:tcW w:w="1779" w:type="dxa"/>
            <w:tcPrChange w:id="179" w:author="洋 刘" w:date="2025-10-31T14:29:00Z" w16du:dateUtc="2025-10-31T06:29:00Z">
              <w:tcPr>
                <w:tcW w:w="1780" w:type="dxa"/>
                <w:gridSpan w:val="2"/>
              </w:tcPr>
            </w:tcPrChange>
          </w:tcPr>
          <w:p w14:paraId="30FE01EE" w14:textId="77777777" w:rsidR="00AA368C" w:rsidRPr="00AA368C" w:rsidRDefault="00AA368C" w:rsidP="00AA368C">
            <w:pPr>
              <w:jc w:val="left"/>
              <w:rPr>
                <w:ins w:id="180" w:author="洋 刘" w:date="2025-10-31T14:29:00Z"/>
              </w:rPr>
            </w:pPr>
            <w:ins w:id="181" w:author="洋 刘" w:date="2025-10-31T14:29:00Z">
              <w:r w:rsidRPr="00AA368C">
                <w:rPr>
                  <w:rFonts w:hint="eastAsia"/>
                </w:rPr>
                <w:t>13.921</w:t>
              </w:r>
            </w:ins>
          </w:p>
        </w:tc>
      </w:tr>
      <w:tr w:rsidR="00AA368C" w:rsidRPr="00AA368C" w14:paraId="116804F7" w14:textId="77777777" w:rsidTr="00AA368C">
        <w:trPr>
          <w:ins w:id="182" w:author="洋 刘" w:date="2025-10-31T14:29:00Z"/>
          <w:trPrChange w:id="183" w:author="洋 刘" w:date="2025-10-31T14:29:00Z" w16du:dateUtc="2025-10-31T06:29:00Z">
            <w:trPr>
              <w:gridBefore w:val="1"/>
            </w:trPr>
          </w:trPrChange>
        </w:trPr>
        <w:tc>
          <w:tcPr>
            <w:tcW w:w="2689" w:type="dxa"/>
            <w:tcPrChange w:id="184" w:author="洋 刘" w:date="2025-10-31T14:29:00Z" w16du:dateUtc="2025-10-31T06:29:00Z">
              <w:tcPr>
                <w:tcW w:w="2689" w:type="dxa"/>
                <w:gridSpan w:val="2"/>
              </w:tcPr>
            </w:tcPrChange>
          </w:tcPr>
          <w:p w14:paraId="69AD8FFA" w14:textId="77777777" w:rsidR="00AA368C" w:rsidRPr="00AA368C" w:rsidRDefault="00AA368C" w:rsidP="00AA368C">
            <w:pPr>
              <w:jc w:val="left"/>
              <w:rPr>
                <w:ins w:id="185" w:author="洋 刘" w:date="2025-10-31T14:29:00Z"/>
              </w:rPr>
            </w:pPr>
            <w:proofErr w:type="spellStart"/>
            <w:ins w:id="186" w:author="洋 刘" w:date="2025-10-31T14:29:00Z">
              <w:r w:rsidRPr="00AA368C">
                <w:rPr>
                  <w:rFonts w:hint="eastAsia"/>
                </w:rPr>
                <w:t>输入电容电流纹波（A</w:t>
              </w:r>
              <w:proofErr w:type="spellEnd"/>
              <w:r w:rsidRPr="00AA368C">
                <w:rPr>
                  <w:rFonts w:hint="eastAsia"/>
                </w:rPr>
                <w:t>）</w:t>
              </w:r>
            </w:ins>
          </w:p>
        </w:tc>
        <w:tc>
          <w:tcPr>
            <w:tcW w:w="1841" w:type="dxa"/>
            <w:tcPrChange w:id="187" w:author="洋 刘" w:date="2025-10-31T14:29:00Z" w16du:dateUtc="2025-10-31T06:29:00Z">
              <w:tcPr>
                <w:tcW w:w="1842" w:type="dxa"/>
                <w:gridSpan w:val="2"/>
              </w:tcPr>
            </w:tcPrChange>
          </w:tcPr>
          <w:p w14:paraId="42795AF6" w14:textId="77777777" w:rsidR="00AA368C" w:rsidRPr="00AA368C" w:rsidRDefault="00AA368C" w:rsidP="00AA368C">
            <w:pPr>
              <w:jc w:val="left"/>
              <w:rPr>
                <w:ins w:id="188" w:author="洋 刘" w:date="2025-10-31T14:29:00Z"/>
              </w:rPr>
            </w:pPr>
            <w:ins w:id="189" w:author="洋 刘" w:date="2025-10-31T14:29:00Z">
              <w:r w:rsidRPr="00AA368C">
                <w:rPr>
                  <w:rFonts w:hint="eastAsia"/>
                </w:rPr>
                <w:t>70.557</w:t>
              </w:r>
            </w:ins>
          </w:p>
        </w:tc>
        <w:tc>
          <w:tcPr>
            <w:tcW w:w="1984" w:type="dxa"/>
            <w:tcPrChange w:id="190" w:author="洋 刘" w:date="2025-10-31T14:29:00Z" w16du:dateUtc="2025-10-31T06:29:00Z">
              <w:tcPr>
                <w:tcW w:w="1985" w:type="dxa"/>
                <w:gridSpan w:val="2"/>
              </w:tcPr>
            </w:tcPrChange>
          </w:tcPr>
          <w:p w14:paraId="44A373D9" w14:textId="77777777" w:rsidR="00AA368C" w:rsidRPr="00AA368C" w:rsidRDefault="00AA368C" w:rsidP="00AA368C">
            <w:pPr>
              <w:jc w:val="left"/>
              <w:rPr>
                <w:ins w:id="191" w:author="洋 刘" w:date="2025-10-31T14:29:00Z"/>
              </w:rPr>
            </w:pPr>
            <w:ins w:id="192" w:author="洋 刘" w:date="2025-10-31T14:29:00Z">
              <w:r w:rsidRPr="00AA368C">
                <w:rPr>
                  <w:rFonts w:hint="eastAsia"/>
                </w:rPr>
                <w:t>52.956</w:t>
              </w:r>
            </w:ins>
          </w:p>
        </w:tc>
        <w:tc>
          <w:tcPr>
            <w:tcW w:w="1779" w:type="dxa"/>
            <w:tcPrChange w:id="193" w:author="洋 刘" w:date="2025-10-31T14:29:00Z" w16du:dateUtc="2025-10-31T06:29:00Z">
              <w:tcPr>
                <w:tcW w:w="1780" w:type="dxa"/>
                <w:gridSpan w:val="2"/>
              </w:tcPr>
            </w:tcPrChange>
          </w:tcPr>
          <w:p w14:paraId="4DA01590" w14:textId="77777777" w:rsidR="00AA368C" w:rsidRPr="00AA368C" w:rsidRDefault="00AA368C" w:rsidP="00AA368C">
            <w:pPr>
              <w:jc w:val="left"/>
              <w:rPr>
                <w:ins w:id="194" w:author="洋 刘" w:date="2025-10-31T14:29:00Z"/>
              </w:rPr>
            </w:pPr>
            <w:ins w:id="195" w:author="洋 刘" w:date="2025-10-31T14:29:00Z">
              <w:r w:rsidRPr="00AA368C">
                <w:rPr>
                  <w:rFonts w:hint="eastAsia"/>
                </w:rPr>
                <w:t>48.225</w:t>
              </w:r>
            </w:ins>
          </w:p>
        </w:tc>
      </w:tr>
      <w:tr w:rsidR="00AA368C" w:rsidRPr="00AA368C" w14:paraId="230114D6" w14:textId="77777777" w:rsidTr="00AA368C">
        <w:trPr>
          <w:ins w:id="196" w:author="洋 刘" w:date="2025-10-31T14:29:00Z"/>
          <w:trPrChange w:id="197" w:author="洋 刘" w:date="2025-10-31T14:29:00Z" w16du:dateUtc="2025-10-31T06:29:00Z">
            <w:trPr>
              <w:gridBefore w:val="1"/>
            </w:trPr>
          </w:trPrChange>
        </w:trPr>
        <w:tc>
          <w:tcPr>
            <w:tcW w:w="2689" w:type="dxa"/>
            <w:tcPrChange w:id="198" w:author="洋 刘" w:date="2025-10-31T14:29:00Z" w16du:dateUtc="2025-10-31T06:29:00Z">
              <w:tcPr>
                <w:tcW w:w="2689" w:type="dxa"/>
                <w:gridSpan w:val="2"/>
              </w:tcPr>
            </w:tcPrChange>
          </w:tcPr>
          <w:p w14:paraId="5E932E6D" w14:textId="77777777" w:rsidR="00AA368C" w:rsidRPr="00AA368C" w:rsidRDefault="00AA368C" w:rsidP="00AA368C">
            <w:pPr>
              <w:jc w:val="left"/>
              <w:rPr>
                <w:ins w:id="199" w:author="洋 刘" w:date="2025-10-31T14:29:00Z"/>
              </w:rPr>
            </w:pPr>
            <w:proofErr w:type="spellStart"/>
            <w:ins w:id="200" w:author="洋 刘" w:date="2025-10-31T14:29:00Z">
              <w:r w:rsidRPr="00AA368C">
                <w:rPr>
                  <w:rFonts w:hint="eastAsia"/>
                </w:rPr>
                <w:t>输出电容电流有效值（A</w:t>
              </w:r>
              <w:proofErr w:type="spellEnd"/>
              <w:r w:rsidRPr="00AA368C">
                <w:rPr>
                  <w:rFonts w:hint="eastAsia"/>
                </w:rPr>
                <w:t>）</w:t>
              </w:r>
            </w:ins>
          </w:p>
        </w:tc>
        <w:tc>
          <w:tcPr>
            <w:tcW w:w="1841" w:type="dxa"/>
            <w:tcPrChange w:id="201" w:author="洋 刘" w:date="2025-10-31T14:29:00Z" w16du:dateUtc="2025-10-31T06:29:00Z">
              <w:tcPr>
                <w:tcW w:w="1842" w:type="dxa"/>
                <w:gridSpan w:val="2"/>
              </w:tcPr>
            </w:tcPrChange>
          </w:tcPr>
          <w:p w14:paraId="4F68FC5D" w14:textId="77777777" w:rsidR="00AA368C" w:rsidRPr="00AA368C" w:rsidRDefault="00AA368C" w:rsidP="00AA368C">
            <w:pPr>
              <w:jc w:val="left"/>
              <w:rPr>
                <w:ins w:id="202" w:author="洋 刘" w:date="2025-10-31T14:29:00Z"/>
              </w:rPr>
            </w:pPr>
            <w:ins w:id="203" w:author="洋 刘" w:date="2025-10-31T14:29:00Z">
              <w:r w:rsidRPr="00AA368C">
                <w:rPr>
                  <w:rFonts w:hint="eastAsia"/>
                </w:rPr>
                <w:t>32.479</w:t>
              </w:r>
            </w:ins>
          </w:p>
        </w:tc>
        <w:tc>
          <w:tcPr>
            <w:tcW w:w="1984" w:type="dxa"/>
            <w:tcPrChange w:id="204" w:author="洋 刘" w:date="2025-10-31T14:29:00Z" w16du:dateUtc="2025-10-31T06:29:00Z">
              <w:tcPr>
                <w:tcW w:w="1985" w:type="dxa"/>
                <w:gridSpan w:val="2"/>
              </w:tcPr>
            </w:tcPrChange>
          </w:tcPr>
          <w:p w14:paraId="09A663CA" w14:textId="77777777" w:rsidR="00AA368C" w:rsidRPr="00AA368C" w:rsidRDefault="00AA368C" w:rsidP="00AA368C">
            <w:pPr>
              <w:jc w:val="left"/>
              <w:rPr>
                <w:ins w:id="205" w:author="洋 刘" w:date="2025-10-31T14:29:00Z"/>
              </w:rPr>
            </w:pPr>
            <w:ins w:id="206" w:author="洋 刘" w:date="2025-10-31T14:29:00Z">
              <w:r w:rsidRPr="00AA368C">
                <w:rPr>
                  <w:rFonts w:hint="eastAsia"/>
                </w:rPr>
                <w:t>21.731</w:t>
              </w:r>
            </w:ins>
          </w:p>
        </w:tc>
        <w:tc>
          <w:tcPr>
            <w:tcW w:w="1779" w:type="dxa"/>
            <w:tcPrChange w:id="207" w:author="洋 刘" w:date="2025-10-31T14:29:00Z" w16du:dateUtc="2025-10-31T06:29:00Z">
              <w:tcPr>
                <w:tcW w:w="1780" w:type="dxa"/>
                <w:gridSpan w:val="2"/>
              </w:tcPr>
            </w:tcPrChange>
          </w:tcPr>
          <w:p w14:paraId="4F4EF45B" w14:textId="77777777" w:rsidR="00AA368C" w:rsidRPr="00AA368C" w:rsidRDefault="00AA368C" w:rsidP="00AA368C">
            <w:pPr>
              <w:jc w:val="left"/>
              <w:rPr>
                <w:ins w:id="208" w:author="洋 刘" w:date="2025-10-31T14:29:00Z"/>
              </w:rPr>
            </w:pPr>
            <w:ins w:id="209" w:author="洋 刘" w:date="2025-10-31T14:29:00Z">
              <w:r w:rsidRPr="00AA368C">
                <w:rPr>
                  <w:rFonts w:hint="eastAsia"/>
                </w:rPr>
                <w:t>19.933</w:t>
              </w:r>
            </w:ins>
          </w:p>
        </w:tc>
      </w:tr>
      <w:tr w:rsidR="00AA368C" w:rsidRPr="00AA368C" w14:paraId="53943DFF" w14:textId="77777777" w:rsidTr="00AA368C">
        <w:trPr>
          <w:ins w:id="210" w:author="洋 刘" w:date="2025-10-31T14:29:00Z"/>
          <w:trPrChange w:id="211" w:author="洋 刘" w:date="2025-10-31T14:29:00Z" w16du:dateUtc="2025-10-31T06:29:00Z">
            <w:trPr>
              <w:gridBefore w:val="1"/>
            </w:trPr>
          </w:trPrChange>
        </w:trPr>
        <w:tc>
          <w:tcPr>
            <w:tcW w:w="2689" w:type="dxa"/>
            <w:tcPrChange w:id="212" w:author="洋 刘" w:date="2025-10-31T14:29:00Z" w16du:dateUtc="2025-10-31T06:29:00Z">
              <w:tcPr>
                <w:tcW w:w="2689" w:type="dxa"/>
                <w:gridSpan w:val="2"/>
              </w:tcPr>
            </w:tcPrChange>
          </w:tcPr>
          <w:p w14:paraId="7B891E0B" w14:textId="77777777" w:rsidR="00AA368C" w:rsidRPr="00AA368C" w:rsidRDefault="00AA368C" w:rsidP="00AA368C">
            <w:pPr>
              <w:jc w:val="left"/>
              <w:rPr>
                <w:ins w:id="213" w:author="洋 刘" w:date="2025-10-31T14:29:00Z"/>
              </w:rPr>
            </w:pPr>
            <w:proofErr w:type="spellStart"/>
            <w:ins w:id="214" w:author="洋 刘" w:date="2025-10-31T14:29:00Z">
              <w:r w:rsidRPr="00AA368C">
                <w:rPr>
                  <w:rFonts w:hint="eastAsia"/>
                </w:rPr>
                <w:t>输出电容电流纹波（A</w:t>
              </w:r>
              <w:proofErr w:type="spellEnd"/>
              <w:r w:rsidRPr="00AA368C">
                <w:rPr>
                  <w:rFonts w:hint="eastAsia"/>
                </w:rPr>
                <w:t>）</w:t>
              </w:r>
            </w:ins>
          </w:p>
        </w:tc>
        <w:tc>
          <w:tcPr>
            <w:tcW w:w="1841" w:type="dxa"/>
            <w:tcPrChange w:id="215" w:author="洋 刘" w:date="2025-10-31T14:29:00Z" w16du:dateUtc="2025-10-31T06:29:00Z">
              <w:tcPr>
                <w:tcW w:w="1842" w:type="dxa"/>
                <w:gridSpan w:val="2"/>
              </w:tcPr>
            </w:tcPrChange>
          </w:tcPr>
          <w:p w14:paraId="56529710" w14:textId="77777777" w:rsidR="00AA368C" w:rsidRPr="00AA368C" w:rsidRDefault="00AA368C" w:rsidP="00AA368C">
            <w:pPr>
              <w:jc w:val="left"/>
              <w:rPr>
                <w:ins w:id="216" w:author="洋 刘" w:date="2025-10-31T14:29:00Z"/>
              </w:rPr>
            </w:pPr>
            <w:ins w:id="217" w:author="洋 刘" w:date="2025-10-31T14:29:00Z">
              <w:r w:rsidRPr="00AA368C">
                <w:rPr>
                  <w:rFonts w:hint="eastAsia"/>
                </w:rPr>
                <w:t>70.557</w:t>
              </w:r>
            </w:ins>
          </w:p>
        </w:tc>
        <w:tc>
          <w:tcPr>
            <w:tcW w:w="1984" w:type="dxa"/>
            <w:tcPrChange w:id="218" w:author="洋 刘" w:date="2025-10-31T14:29:00Z" w16du:dateUtc="2025-10-31T06:29:00Z">
              <w:tcPr>
                <w:tcW w:w="1985" w:type="dxa"/>
                <w:gridSpan w:val="2"/>
              </w:tcPr>
            </w:tcPrChange>
          </w:tcPr>
          <w:p w14:paraId="397A1F73" w14:textId="77777777" w:rsidR="00AA368C" w:rsidRPr="00AA368C" w:rsidRDefault="00AA368C" w:rsidP="00AA368C">
            <w:pPr>
              <w:jc w:val="left"/>
              <w:rPr>
                <w:ins w:id="219" w:author="洋 刘" w:date="2025-10-31T14:29:00Z"/>
              </w:rPr>
            </w:pPr>
            <w:ins w:id="220" w:author="洋 刘" w:date="2025-10-31T14:29:00Z">
              <w:r w:rsidRPr="00AA368C">
                <w:rPr>
                  <w:rFonts w:hint="eastAsia"/>
                </w:rPr>
                <w:t>52.956</w:t>
              </w:r>
            </w:ins>
          </w:p>
        </w:tc>
        <w:tc>
          <w:tcPr>
            <w:tcW w:w="1779" w:type="dxa"/>
            <w:tcPrChange w:id="221" w:author="洋 刘" w:date="2025-10-31T14:29:00Z" w16du:dateUtc="2025-10-31T06:29:00Z">
              <w:tcPr>
                <w:tcW w:w="1780" w:type="dxa"/>
                <w:gridSpan w:val="2"/>
              </w:tcPr>
            </w:tcPrChange>
          </w:tcPr>
          <w:p w14:paraId="1D154211" w14:textId="77777777" w:rsidR="00AA368C" w:rsidRPr="00AA368C" w:rsidRDefault="00AA368C" w:rsidP="00AA368C">
            <w:pPr>
              <w:jc w:val="left"/>
              <w:rPr>
                <w:ins w:id="222" w:author="洋 刘" w:date="2025-10-31T14:29:00Z"/>
              </w:rPr>
            </w:pPr>
            <w:ins w:id="223" w:author="洋 刘" w:date="2025-10-31T14:29:00Z">
              <w:r w:rsidRPr="00AA368C">
                <w:rPr>
                  <w:rFonts w:hint="eastAsia"/>
                </w:rPr>
                <w:t>49.891</w:t>
              </w:r>
            </w:ins>
          </w:p>
        </w:tc>
      </w:tr>
      <w:tr w:rsidR="00AA368C" w:rsidRPr="00AA368C" w14:paraId="0E22D729" w14:textId="77777777" w:rsidTr="00AA368C">
        <w:trPr>
          <w:ins w:id="224" w:author="洋 刘" w:date="2025-10-31T14:29:00Z"/>
          <w:trPrChange w:id="225" w:author="洋 刘" w:date="2025-10-31T14:29:00Z" w16du:dateUtc="2025-10-31T06:29:00Z">
            <w:trPr>
              <w:gridBefore w:val="1"/>
            </w:trPr>
          </w:trPrChange>
        </w:trPr>
        <w:tc>
          <w:tcPr>
            <w:tcW w:w="2689" w:type="dxa"/>
            <w:tcPrChange w:id="226" w:author="洋 刘" w:date="2025-10-31T14:29:00Z" w16du:dateUtc="2025-10-31T06:29:00Z">
              <w:tcPr>
                <w:tcW w:w="2689" w:type="dxa"/>
                <w:gridSpan w:val="2"/>
              </w:tcPr>
            </w:tcPrChange>
          </w:tcPr>
          <w:p w14:paraId="52ABB85F" w14:textId="47C9556E" w:rsidR="00AA368C" w:rsidRPr="00AA368C" w:rsidRDefault="00AA368C" w:rsidP="00AA368C">
            <w:pPr>
              <w:jc w:val="left"/>
              <w:rPr>
                <w:ins w:id="227" w:author="洋 刘" w:date="2025-10-31T14:29:00Z" w16du:dateUtc="2025-10-31T06:29:00Z"/>
              </w:rPr>
            </w:pPr>
            <w:ins w:id="228" w:author="洋 刘" w:date="2025-10-31T14:29:00Z" w16du:dateUtc="2025-10-31T06:29:00Z">
              <w:r>
                <w:rPr>
                  <w:rFonts w:ascii="宋体" w:eastAsia="宋体" w:hAnsi="宋体" w:cs="宋体" w:hint="eastAsia"/>
                </w:rPr>
                <w:t>输入电容</w:t>
              </w:r>
            </w:ins>
            <w:ins w:id="229" w:author="洋 刘" w:date="2025-10-31T14:30:00Z" w16du:dateUtc="2025-10-31T06:30:00Z">
              <w:r>
                <w:rPr>
                  <w:rFonts w:ascii="宋体" w:eastAsia="宋体" w:hAnsi="宋体" w:cs="宋体" w:hint="eastAsia"/>
                </w:rPr>
                <w:t>最小容值（</w:t>
              </w:r>
              <w:proofErr w:type="spellStart"/>
              <w:r>
                <w:rPr>
                  <w:rFonts w:ascii="宋体" w:eastAsia="宋体" w:hAnsi="宋体" w:cs="宋体" w:hint="eastAsia"/>
                </w:rPr>
                <w:t>uF</w:t>
              </w:r>
              <w:proofErr w:type="spellEnd"/>
              <w:r>
                <w:rPr>
                  <w:rFonts w:ascii="宋体" w:eastAsia="宋体" w:hAnsi="宋体" w:cs="宋体" w:hint="eastAsia"/>
                </w:rPr>
                <w:t>）</w:t>
              </w:r>
            </w:ins>
          </w:p>
        </w:tc>
        <w:tc>
          <w:tcPr>
            <w:tcW w:w="1841" w:type="dxa"/>
            <w:tcPrChange w:id="230" w:author="洋 刘" w:date="2025-10-31T14:29:00Z" w16du:dateUtc="2025-10-31T06:29:00Z">
              <w:tcPr>
                <w:tcW w:w="1842" w:type="dxa"/>
                <w:gridSpan w:val="2"/>
              </w:tcPr>
            </w:tcPrChange>
          </w:tcPr>
          <w:p w14:paraId="20CD0761" w14:textId="4231AAED" w:rsidR="00AA368C" w:rsidRPr="00AA368C" w:rsidRDefault="00AA368C" w:rsidP="00AA368C">
            <w:pPr>
              <w:jc w:val="left"/>
              <w:rPr>
                <w:ins w:id="231" w:author="洋 刘" w:date="2025-10-31T14:29:00Z" w16du:dateUtc="2025-10-31T06:29:00Z"/>
                <w:rFonts w:eastAsiaTheme="minorEastAsia"/>
                <w:rPrChange w:id="232" w:author="洋 刘" w:date="2025-10-31T14:30:00Z" w16du:dateUtc="2025-10-31T06:30:00Z">
                  <w:rPr>
                    <w:ins w:id="233" w:author="洋 刘" w:date="2025-10-31T14:29:00Z" w16du:dateUtc="2025-10-31T06:29:00Z"/>
                  </w:rPr>
                </w:rPrChange>
              </w:rPr>
            </w:pPr>
            <w:ins w:id="234" w:author="洋 刘" w:date="2025-10-31T14:30:00Z" w16du:dateUtc="2025-10-31T06:30:00Z">
              <w:r>
                <w:rPr>
                  <w:rFonts w:eastAsiaTheme="minorEastAsia" w:hint="eastAsia"/>
                </w:rPr>
                <w:t>20</w:t>
              </w:r>
            </w:ins>
          </w:p>
        </w:tc>
        <w:tc>
          <w:tcPr>
            <w:tcW w:w="1984" w:type="dxa"/>
            <w:tcPrChange w:id="235" w:author="洋 刘" w:date="2025-10-31T14:29:00Z" w16du:dateUtc="2025-10-31T06:29:00Z">
              <w:tcPr>
                <w:tcW w:w="1985" w:type="dxa"/>
                <w:gridSpan w:val="2"/>
              </w:tcPr>
            </w:tcPrChange>
          </w:tcPr>
          <w:p w14:paraId="74A0D92B" w14:textId="77777777" w:rsidR="00AA368C" w:rsidRPr="00AA368C" w:rsidRDefault="00AA368C" w:rsidP="00AA368C">
            <w:pPr>
              <w:jc w:val="left"/>
              <w:rPr>
                <w:ins w:id="236" w:author="洋 刘" w:date="2025-10-31T14:29:00Z" w16du:dateUtc="2025-10-31T06:29:00Z"/>
              </w:rPr>
            </w:pPr>
          </w:p>
        </w:tc>
        <w:tc>
          <w:tcPr>
            <w:tcW w:w="1779" w:type="dxa"/>
            <w:tcPrChange w:id="237" w:author="洋 刘" w:date="2025-10-31T14:29:00Z" w16du:dateUtc="2025-10-31T06:29:00Z">
              <w:tcPr>
                <w:tcW w:w="1780" w:type="dxa"/>
                <w:gridSpan w:val="2"/>
              </w:tcPr>
            </w:tcPrChange>
          </w:tcPr>
          <w:p w14:paraId="59B84B05" w14:textId="77777777" w:rsidR="00AA368C" w:rsidRPr="00AA368C" w:rsidRDefault="00AA368C" w:rsidP="00AA368C">
            <w:pPr>
              <w:jc w:val="left"/>
              <w:rPr>
                <w:ins w:id="238" w:author="洋 刘" w:date="2025-10-31T14:29:00Z" w16du:dateUtc="2025-10-31T06:29:00Z"/>
              </w:rPr>
            </w:pPr>
          </w:p>
        </w:tc>
      </w:tr>
      <w:tr w:rsidR="00AA368C" w:rsidRPr="00AA368C" w14:paraId="52ECF47C" w14:textId="77777777" w:rsidTr="00AA368C">
        <w:trPr>
          <w:ins w:id="239" w:author="洋 刘" w:date="2025-10-31T14:30:00Z"/>
        </w:trPr>
        <w:tc>
          <w:tcPr>
            <w:tcW w:w="2689" w:type="dxa"/>
          </w:tcPr>
          <w:p w14:paraId="52AE0BCD" w14:textId="0458B194" w:rsidR="00AA368C" w:rsidRPr="00AA368C" w:rsidRDefault="00AA368C" w:rsidP="00AA368C">
            <w:pPr>
              <w:jc w:val="left"/>
              <w:rPr>
                <w:ins w:id="240" w:author="洋 刘" w:date="2025-10-31T14:30:00Z" w16du:dateUtc="2025-10-31T06:30:00Z"/>
                <w:rFonts w:ascii="宋体" w:eastAsiaTheme="minorEastAsia" w:hAnsi="宋体" w:cs="宋体"/>
                <w:rPrChange w:id="241" w:author="洋 刘" w:date="2025-10-31T14:30:00Z" w16du:dateUtc="2025-10-31T06:30:00Z">
                  <w:rPr>
                    <w:ins w:id="242" w:author="洋 刘" w:date="2025-10-31T14:30:00Z" w16du:dateUtc="2025-10-31T06:30:00Z"/>
                    <w:rFonts w:ascii="宋体" w:hAnsi="宋体" w:cs="宋体"/>
                  </w:rPr>
                </w:rPrChange>
              </w:rPr>
            </w:pPr>
            <w:ins w:id="243" w:author="洋 刘" w:date="2025-10-31T14:30:00Z" w16du:dateUtc="2025-10-31T06:30:00Z">
              <w:r>
                <w:rPr>
                  <w:rFonts w:ascii="宋体" w:eastAsia="宋体" w:hAnsi="宋体" w:cs="宋体" w:hint="eastAsia"/>
                </w:rPr>
                <w:t>输出电容最小容值（</w:t>
              </w:r>
              <w:proofErr w:type="spellStart"/>
              <w:r>
                <w:rPr>
                  <w:rFonts w:ascii="宋体" w:eastAsia="宋体" w:hAnsi="宋体" w:cs="宋体" w:hint="eastAsia"/>
                </w:rPr>
                <w:t>uF</w:t>
              </w:r>
              <w:proofErr w:type="spellEnd"/>
              <w:r>
                <w:rPr>
                  <w:rFonts w:ascii="宋体" w:eastAsia="宋体" w:hAnsi="宋体" w:cs="宋体" w:hint="eastAsia"/>
                </w:rPr>
                <w:t>）</w:t>
              </w:r>
            </w:ins>
          </w:p>
        </w:tc>
        <w:tc>
          <w:tcPr>
            <w:tcW w:w="1841" w:type="dxa"/>
          </w:tcPr>
          <w:p w14:paraId="7A079820" w14:textId="314B4CDF" w:rsidR="00AA368C" w:rsidRDefault="00AA368C" w:rsidP="00AA368C">
            <w:pPr>
              <w:jc w:val="left"/>
              <w:rPr>
                <w:ins w:id="244" w:author="洋 刘" w:date="2025-10-31T14:30:00Z" w16du:dateUtc="2025-10-31T06:30:00Z"/>
                <w:rFonts w:eastAsiaTheme="minorEastAsia"/>
              </w:rPr>
            </w:pPr>
            <w:ins w:id="245" w:author="洋 刘" w:date="2025-10-31T14:30:00Z" w16du:dateUtc="2025-10-31T06:30:00Z">
              <w:r>
                <w:rPr>
                  <w:rFonts w:eastAsiaTheme="minorEastAsia" w:hint="eastAsia"/>
                </w:rPr>
                <w:t>42</w:t>
              </w:r>
            </w:ins>
          </w:p>
        </w:tc>
        <w:tc>
          <w:tcPr>
            <w:tcW w:w="1984" w:type="dxa"/>
          </w:tcPr>
          <w:p w14:paraId="10640FF8" w14:textId="77777777" w:rsidR="00AA368C" w:rsidRPr="00AA368C" w:rsidRDefault="00AA368C" w:rsidP="00AA368C">
            <w:pPr>
              <w:jc w:val="left"/>
              <w:rPr>
                <w:ins w:id="246" w:author="洋 刘" w:date="2025-10-31T14:30:00Z" w16du:dateUtc="2025-10-31T06:30:00Z"/>
              </w:rPr>
            </w:pPr>
          </w:p>
        </w:tc>
        <w:tc>
          <w:tcPr>
            <w:tcW w:w="1779" w:type="dxa"/>
          </w:tcPr>
          <w:p w14:paraId="69C558CF" w14:textId="77777777" w:rsidR="00AA368C" w:rsidRPr="00AA368C" w:rsidRDefault="00AA368C" w:rsidP="00AA368C">
            <w:pPr>
              <w:jc w:val="left"/>
              <w:rPr>
                <w:ins w:id="247" w:author="洋 刘" w:date="2025-10-31T14:30:00Z" w16du:dateUtc="2025-10-31T06:30:00Z"/>
              </w:rPr>
            </w:pPr>
          </w:p>
        </w:tc>
      </w:tr>
    </w:tbl>
    <w:p w14:paraId="6D937264" w14:textId="2A0D88E5" w:rsidR="00855E26" w:rsidRDefault="00AA368C" w:rsidP="0024751D">
      <w:pPr>
        <w:jc w:val="left"/>
        <w:rPr>
          <w:ins w:id="248" w:author="洋 刘" w:date="2025-10-31T14:31:00Z" w16du:dateUtc="2025-10-31T06:31:00Z"/>
        </w:rPr>
      </w:pPr>
      <w:ins w:id="249" w:author="洋 刘" w:date="2025-10-31T14:31:00Z" w16du:dateUtc="2025-10-31T06:31:00Z">
        <w:r>
          <w:rPr>
            <w:rFonts w:hint="eastAsia"/>
          </w:rPr>
          <w:t>器件参数</w:t>
        </w:r>
      </w:ins>
    </w:p>
    <w:tbl>
      <w:tblPr>
        <w:tblW w:w="5000" w:type="pct"/>
        <w:tblLook w:val="04A0" w:firstRow="1" w:lastRow="0" w:firstColumn="1" w:lastColumn="0" w:noHBand="0" w:noVBand="1"/>
      </w:tblPr>
      <w:tblGrid>
        <w:gridCol w:w="416"/>
        <w:gridCol w:w="2292"/>
        <w:gridCol w:w="1646"/>
        <w:gridCol w:w="2286"/>
        <w:gridCol w:w="1656"/>
      </w:tblGrid>
      <w:tr w:rsidR="00AA368C" w:rsidRPr="00FC0B4F" w14:paraId="4E92CF6F" w14:textId="77777777" w:rsidTr="00597C4D">
        <w:trPr>
          <w:trHeight w:val="312"/>
          <w:ins w:id="250" w:author="洋 刘" w:date="2025-10-31T14:32:00Z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E92E06" w14:textId="77777777" w:rsidR="00AA368C" w:rsidRPr="00FC0B4F" w:rsidRDefault="00AA368C" w:rsidP="00597C4D">
            <w:pPr>
              <w:widowControl/>
              <w:jc w:val="center"/>
              <w:rPr>
                <w:ins w:id="251" w:author="洋 刘" w:date="2025-10-31T14:32:00Z" w16du:dateUtc="2025-10-31T06:32:00Z"/>
                <w:rFonts w:ascii="宋体" w:hAnsi="宋体" w:cs="宋体" w:hint="eastAsia"/>
                <w:color w:val="000000"/>
                <w:kern w:val="0"/>
                <w:szCs w:val="24"/>
              </w:rPr>
            </w:pPr>
            <w:ins w:id="252" w:author="洋 刘" w:date="2025-10-31T14:32:00Z" w16du:dateUtc="2025-10-31T06:32:00Z">
              <w:r w:rsidRPr="00FC0B4F">
                <w:rPr>
                  <w:rFonts w:ascii="宋体" w:hAnsi="宋体" w:cs="宋体" w:hint="eastAsia"/>
                  <w:color w:val="000000"/>
                  <w:kern w:val="0"/>
                  <w:szCs w:val="24"/>
                </w:rPr>
                <w:t>序号</w:t>
              </w:r>
            </w:ins>
          </w:p>
        </w:tc>
        <w:tc>
          <w:tcPr>
            <w:tcW w:w="1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97647D" w14:textId="77777777" w:rsidR="00AA368C" w:rsidRPr="00FC0B4F" w:rsidRDefault="00AA368C" w:rsidP="00597C4D">
            <w:pPr>
              <w:widowControl/>
              <w:jc w:val="center"/>
              <w:rPr>
                <w:ins w:id="253" w:author="洋 刘" w:date="2025-10-31T14:32:00Z" w16du:dateUtc="2025-10-31T06:32:00Z"/>
                <w:rFonts w:ascii="宋体" w:hAnsi="宋体" w:cs="宋体" w:hint="eastAsia"/>
                <w:color w:val="000000"/>
                <w:kern w:val="0"/>
                <w:sz w:val="22"/>
              </w:rPr>
            </w:pPr>
            <w:ins w:id="254" w:author="洋 刘" w:date="2025-10-31T14:32:00Z" w16du:dateUtc="2025-10-31T06:32:00Z">
              <w:r w:rsidRPr="00FC0B4F">
                <w:rPr>
                  <w:rFonts w:ascii="宋体" w:hAnsi="宋体" w:cs="宋体" w:hint="eastAsia"/>
                  <w:color w:val="000000"/>
                  <w:kern w:val="0"/>
                  <w:sz w:val="22"/>
                </w:rPr>
                <w:t>器件名称</w:t>
              </w:r>
            </w:ins>
          </w:p>
        </w:tc>
        <w:tc>
          <w:tcPr>
            <w:tcW w:w="8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F6CDC0" w14:textId="0E943DD7" w:rsidR="00AA368C" w:rsidRPr="00FC0B4F" w:rsidRDefault="00AA368C" w:rsidP="00597C4D">
            <w:pPr>
              <w:widowControl/>
              <w:jc w:val="center"/>
              <w:rPr>
                <w:ins w:id="255" w:author="洋 刘" w:date="2025-10-31T14:32:00Z" w16du:dateUtc="2025-10-31T06:32:00Z"/>
                <w:rFonts w:ascii="宋体" w:hAnsi="宋体" w:cs="宋体" w:hint="eastAsia"/>
                <w:color w:val="000000"/>
                <w:kern w:val="0"/>
                <w:sz w:val="22"/>
              </w:rPr>
            </w:pPr>
            <w:ins w:id="256" w:author="洋 刘" w:date="2025-10-31T14:33:00Z" w16du:dateUtc="2025-10-31T06:33:00Z">
              <w:r>
                <w:rPr>
                  <w:rFonts w:ascii="宋体" w:hAnsi="宋体" w:cs="宋体" w:hint="eastAsia"/>
                  <w:color w:val="000000"/>
                  <w:kern w:val="0"/>
                  <w:sz w:val="22"/>
                </w:rPr>
                <w:t>最低</w:t>
              </w:r>
            </w:ins>
            <w:ins w:id="257" w:author="洋 刘" w:date="2025-10-31T14:32:00Z" w16du:dateUtc="2025-10-31T06:32:00Z">
              <w:r>
                <w:rPr>
                  <w:rFonts w:ascii="宋体" w:hAnsi="宋体" w:cs="宋体" w:hint="eastAsia"/>
                  <w:color w:val="000000"/>
                  <w:kern w:val="0"/>
                  <w:sz w:val="22"/>
                </w:rPr>
                <w:t>指标参数</w:t>
              </w:r>
            </w:ins>
          </w:p>
        </w:tc>
        <w:tc>
          <w:tcPr>
            <w:tcW w:w="14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401D62" w14:textId="77777777" w:rsidR="00AA368C" w:rsidRPr="00FC0B4F" w:rsidRDefault="00AA368C" w:rsidP="00597C4D">
            <w:pPr>
              <w:widowControl/>
              <w:jc w:val="center"/>
              <w:rPr>
                <w:ins w:id="258" w:author="洋 刘" w:date="2025-10-31T14:32:00Z" w16du:dateUtc="2025-10-31T06:32:00Z"/>
                <w:rFonts w:ascii="宋体" w:hAnsi="宋体" w:cs="宋体" w:hint="eastAsia"/>
                <w:color w:val="000000"/>
                <w:kern w:val="0"/>
                <w:sz w:val="22"/>
              </w:rPr>
            </w:pPr>
            <w:ins w:id="259" w:author="洋 刘" w:date="2025-10-31T14:32:00Z" w16du:dateUtc="2025-10-31T06:32:00Z">
              <w:r w:rsidRPr="00FC0B4F">
                <w:rPr>
                  <w:rFonts w:ascii="宋体" w:hAnsi="宋体" w:cs="宋体" w:hint="eastAsia"/>
                  <w:color w:val="000000"/>
                  <w:kern w:val="0"/>
                  <w:sz w:val="22"/>
                </w:rPr>
                <w:t xml:space="preserve"> 器件编号               </w:t>
              </w:r>
            </w:ins>
          </w:p>
        </w:tc>
        <w:tc>
          <w:tcPr>
            <w:tcW w:w="10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9B42240" w14:textId="77777777" w:rsidR="00AA368C" w:rsidRPr="00FC0B4F" w:rsidRDefault="00AA368C" w:rsidP="00597C4D">
            <w:pPr>
              <w:widowControl/>
              <w:jc w:val="center"/>
              <w:rPr>
                <w:ins w:id="260" w:author="洋 刘" w:date="2025-10-31T14:32:00Z" w16du:dateUtc="2025-10-31T06:32:00Z"/>
                <w:rFonts w:ascii="宋体" w:hAnsi="宋体" w:cs="宋体" w:hint="eastAsia"/>
                <w:color w:val="000000"/>
                <w:kern w:val="0"/>
                <w:sz w:val="22"/>
              </w:rPr>
            </w:pPr>
            <w:ins w:id="261" w:author="洋 刘" w:date="2025-10-31T14:32:00Z" w16du:dateUtc="2025-10-31T06:32:00Z">
              <w:r>
                <w:rPr>
                  <w:rFonts w:ascii="宋体" w:hAnsi="宋体" w:cs="宋体" w:hint="eastAsia"/>
                  <w:color w:val="000000"/>
                  <w:kern w:val="0"/>
                  <w:sz w:val="22"/>
                </w:rPr>
                <w:t>符号</w:t>
              </w:r>
            </w:ins>
          </w:p>
        </w:tc>
      </w:tr>
      <w:tr w:rsidR="00AA368C" w:rsidRPr="00FC0B4F" w14:paraId="5B57D412" w14:textId="77777777" w:rsidTr="00597C4D">
        <w:trPr>
          <w:trHeight w:val="312"/>
          <w:ins w:id="262" w:author="洋 刘" w:date="2025-10-31T14:32:00Z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CBB86" w14:textId="77777777" w:rsidR="00AA368C" w:rsidRPr="00FC0B4F" w:rsidRDefault="00AA368C" w:rsidP="00597C4D">
            <w:pPr>
              <w:widowControl/>
              <w:jc w:val="center"/>
              <w:rPr>
                <w:ins w:id="263" w:author="洋 刘" w:date="2025-10-31T14:32:00Z" w16du:dateUtc="2025-10-31T06:32:00Z"/>
                <w:rFonts w:ascii="宋体" w:hAnsi="宋体" w:cs="宋体" w:hint="eastAsia"/>
                <w:color w:val="000000"/>
                <w:kern w:val="0"/>
                <w:sz w:val="22"/>
              </w:rPr>
            </w:pPr>
            <w:ins w:id="264" w:author="洋 刘" w:date="2025-10-31T14:32:00Z" w16du:dateUtc="2025-10-31T06:32:00Z">
              <w:r w:rsidRPr="00FC0B4F">
                <w:rPr>
                  <w:rFonts w:ascii="宋体" w:hAnsi="宋体" w:cs="宋体" w:hint="eastAsia"/>
                  <w:color w:val="000000"/>
                  <w:kern w:val="0"/>
                  <w:sz w:val="22"/>
                </w:rPr>
                <w:t>1</w:t>
              </w:r>
            </w:ins>
          </w:p>
        </w:tc>
        <w:tc>
          <w:tcPr>
            <w:tcW w:w="14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22FA97" w14:textId="77777777" w:rsidR="00AA368C" w:rsidRPr="00FC0B4F" w:rsidRDefault="00AA368C" w:rsidP="00597C4D">
            <w:pPr>
              <w:widowControl/>
              <w:jc w:val="center"/>
              <w:rPr>
                <w:ins w:id="265" w:author="洋 刘" w:date="2025-10-31T14:32:00Z" w16du:dateUtc="2025-10-31T06:32:00Z"/>
                <w:rFonts w:ascii="宋体" w:hAnsi="宋体" w:cs="宋体" w:hint="eastAsia"/>
                <w:kern w:val="0"/>
                <w:sz w:val="22"/>
              </w:rPr>
            </w:pPr>
            <w:ins w:id="266" w:author="洋 刘" w:date="2025-10-31T14:32:00Z" w16du:dateUtc="2025-10-31T06:32:00Z">
              <w:r w:rsidRPr="00FC0B4F">
                <w:rPr>
                  <w:rFonts w:ascii="宋体" w:hAnsi="宋体" w:cs="宋体" w:hint="eastAsia"/>
                  <w:kern w:val="0"/>
                  <w:sz w:val="22"/>
                </w:rPr>
                <w:t>MOS管</w:t>
              </w:r>
            </w:ins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CAD7FE" w14:textId="77777777" w:rsidR="00AA368C" w:rsidRDefault="00AA368C" w:rsidP="00AA368C">
            <w:pPr>
              <w:widowControl/>
              <w:jc w:val="center"/>
              <w:rPr>
                <w:ins w:id="267" w:author="洋 刘" w:date="2025-10-31T14:34:00Z" w16du:dateUtc="2025-10-31T06:34:00Z"/>
                <w:rFonts w:ascii="宋体" w:hAnsi="宋体" w:cs="宋体" w:hint="eastAsia"/>
                <w:kern w:val="0"/>
                <w:sz w:val="22"/>
              </w:rPr>
            </w:pPr>
            <w:ins w:id="268" w:author="洋 刘" w:date="2025-10-31T14:33:00Z" w16du:dateUtc="2025-10-31T06:33:00Z">
              <w:r>
                <w:rPr>
                  <w:rFonts w:ascii="宋体" w:hAnsi="宋体" w:cs="宋体" w:hint="eastAsia"/>
                  <w:kern w:val="0"/>
                  <w:sz w:val="22"/>
                </w:rPr>
                <w:t>电压&gt;</w:t>
              </w:r>
              <w:proofErr w:type="spellStart"/>
              <w:r>
                <w:rPr>
                  <w:rFonts w:ascii="宋体" w:hAnsi="宋体" w:cs="宋体" w:hint="eastAsia"/>
                  <w:kern w:val="0"/>
                  <w:sz w:val="22"/>
                </w:rPr>
                <w:t>Vout</w:t>
              </w:r>
              <w:proofErr w:type="spellEnd"/>
              <w:r>
                <w:rPr>
                  <w:rFonts w:ascii="宋体" w:hAnsi="宋体" w:cs="宋体" w:hint="eastAsia"/>
                  <w:kern w:val="0"/>
                  <w:sz w:val="22"/>
                </w:rPr>
                <w:t>（max）</w:t>
              </w:r>
            </w:ins>
          </w:p>
          <w:p w14:paraId="6CB608BF" w14:textId="49C07B99" w:rsidR="00AA368C" w:rsidRPr="00FC0B4F" w:rsidRDefault="00AA368C" w:rsidP="00AA368C">
            <w:pPr>
              <w:widowControl/>
              <w:jc w:val="center"/>
              <w:rPr>
                <w:ins w:id="269" w:author="洋 刘" w:date="2025-10-31T14:32:00Z" w16du:dateUtc="2025-10-31T06:32:00Z"/>
                <w:rFonts w:ascii="宋体" w:hAnsi="宋体" w:cs="宋体" w:hint="eastAsia"/>
                <w:kern w:val="0"/>
                <w:sz w:val="22"/>
              </w:rPr>
            </w:pPr>
            <w:ins w:id="270" w:author="洋 刘" w:date="2025-10-31T14:34:00Z" w16du:dateUtc="2025-10-31T06:34:00Z">
              <w:r>
                <w:rPr>
                  <w:rFonts w:ascii="宋体" w:hAnsi="宋体" w:cs="宋体" w:hint="eastAsia"/>
                  <w:kern w:val="0"/>
                  <w:sz w:val="22"/>
                </w:rPr>
                <w:t>电流&gt;</w:t>
              </w:r>
              <w:r w:rsidRPr="00AA368C">
                <w:rPr>
                  <w:rFonts w:ascii="宋体" w:hAnsi="宋体" w:cs="宋体" w:hint="eastAsia"/>
                  <w:kern w:val="0"/>
                  <w:sz w:val="22"/>
                </w:rPr>
                <w:t>电感电流</w:t>
              </w:r>
            </w:ins>
            <w:ins w:id="271" w:author="洋 刘" w:date="2025-10-31T14:35:00Z" w16du:dateUtc="2025-10-31T06:35:00Z">
              <w:r>
                <w:rPr>
                  <w:rFonts w:ascii="宋体" w:hAnsi="宋体" w:cs="宋体" w:hint="eastAsia"/>
                  <w:kern w:val="0"/>
                  <w:sz w:val="22"/>
                </w:rPr>
                <w:t>峰值</w:t>
              </w:r>
            </w:ins>
          </w:p>
        </w:tc>
        <w:tc>
          <w:tcPr>
            <w:tcW w:w="14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E7A6FC4" w14:textId="77777777" w:rsidR="00AA368C" w:rsidRPr="00FC0B4F" w:rsidRDefault="00AA368C" w:rsidP="00597C4D">
            <w:pPr>
              <w:widowControl/>
              <w:jc w:val="center"/>
              <w:rPr>
                <w:ins w:id="272" w:author="洋 刘" w:date="2025-10-31T14:32:00Z" w16du:dateUtc="2025-10-31T06:32:00Z"/>
                <w:rFonts w:ascii="宋体" w:hAnsi="宋体" w:cs="宋体" w:hint="eastAsia"/>
                <w:kern w:val="0"/>
                <w:sz w:val="22"/>
              </w:rPr>
            </w:pPr>
            <w:ins w:id="273" w:author="洋 刘" w:date="2025-10-31T14:32:00Z" w16du:dateUtc="2025-10-31T06:32:00Z">
              <w:r w:rsidRPr="00FC0B4F">
                <w:rPr>
                  <w:rFonts w:ascii="宋体" w:hAnsi="宋体" w:cs="宋体" w:hint="eastAsia"/>
                  <w:kern w:val="0"/>
                  <w:sz w:val="22"/>
                </w:rPr>
                <w:t>MOS</w:t>
              </w:r>
            </w:ins>
          </w:p>
        </w:tc>
        <w:tc>
          <w:tcPr>
            <w:tcW w:w="1022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</w:tcPr>
          <w:p w14:paraId="5A1E66BA" w14:textId="77777777" w:rsidR="00AA368C" w:rsidRPr="00FC0B4F" w:rsidRDefault="00AA368C" w:rsidP="00597C4D">
            <w:pPr>
              <w:widowControl/>
              <w:jc w:val="center"/>
              <w:rPr>
                <w:ins w:id="274" w:author="洋 刘" w:date="2025-10-31T14:32:00Z" w16du:dateUtc="2025-10-31T06:32:00Z"/>
                <w:rFonts w:ascii="宋体" w:hAnsi="宋体" w:cs="宋体" w:hint="eastAsia"/>
                <w:kern w:val="0"/>
                <w:sz w:val="22"/>
              </w:rPr>
            </w:pPr>
            <w:ins w:id="275" w:author="洋 刘" w:date="2025-10-31T14:32:00Z" w16du:dateUtc="2025-10-31T06:32:00Z">
              <w:r>
                <w:rPr>
                  <w:noProof/>
                </w:rPr>
                <w:drawing>
                  <wp:inline distT="0" distB="0" distL="0" distR="0" wp14:anchorId="28F9D0F9" wp14:editId="12D29848">
                    <wp:extent cx="386443" cy="358167"/>
                    <wp:effectExtent l="0" t="0" r="0" b="3810"/>
                    <wp:docPr id="775573190" name="图片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775573190" name=""/>
                            <pic:cNvPicPr/>
                          </pic:nvPicPr>
                          <pic:blipFill>
                            <a:blip r:embed="rId5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00086" cy="370812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</w:tc>
      </w:tr>
      <w:tr w:rsidR="00AA368C" w:rsidRPr="00FC0B4F" w14:paraId="16F550AA" w14:textId="77777777" w:rsidTr="00597C4D">
        <w:trPr>
          <w:trHeight w:val="312"/>
          <w:ins w:id="276" w:author="洋 刘" w:date="2025-10-31T14:32:00Z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FA2F6" w14:textId="77777777" w:rsidR="00AA368C" w:rsidRPr="00FC0B4F" w:rsidRDefault="00AA368C" w:rsidP="00597C4D">
            <w:pPr>
              <w:widowControl/>
              <w:jc w:val="center"/>
              <w:rPr>
                <w:ins w:id="277" w:author="洋 刘" w:date="2025-10-31T14:32:00Z" w16du:dateUtc="2025-10-31T06:32:00Z"/>
                <w:rFonts w:ascii="宋体" w:hAnsi="宋体" w:cs="宋体" w:hint="eastAsia"/>
                <w:color w:val="000000"/>
                <w:kern w:val="0"/>
                <w:sz w:val="22"/>
              </w:rPr>
            </w:pPr>
            <w:ins w:id="278" w:author="洋 刘" w:date="2025-10-31T14:32:00Z" w16du:dateUtc="2025-10-31T06:32:00Z">
              <w:r w:rsidRPr="00FC0B4F">
                <w:rPr>
                  <w:rFonts w:ascii="宋体" w:hAnsi="宋体" w:cs="宋体" w:hint="eastAsia"/>
                  <w:color w:val="000000"/>
                  <w:kern w:val="0"/>
                  <w:sz w:val="22"/>
                </w:rPr>
                <w:t>3</w:t>
              </w:r>
            </w:ins>
          </w:p>
        </w:tc>
        <w:tc>
          <w:tcPr>
            <w:tcW w:w="1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CCB8AD5" w14:textId="77777777" w:rsidR="00AA368C" w:rsidRPr="00FC0B4F" w:rsidRDefault="00AA368C" w:rsidP="00597C4D">
            <w:pPr>
              <w:widowControl/>
              <w:jc w:val="center"/>
              <w:rPr>
                <w:ins w:id="279" w:author="洋 刘" w:date="2025-10-31T14:32:00Z" w16du:dateUtc="2025-10-31T06:32:00Z"/>
                <w:rFonts w:ascii="宋体" w:hAnsi="宋体" w:cs="宋体" w:hint="eastAsia"/>
                <w:color w:val="000000"/>
                <w:kern w:val="0"/>
                <w:sz w:val="22"/>
              </w:rPr>
            </w:pPr>
            <w:ins w:id="280" w:author="洋 刘" w:date="2025-10-31T14:32:00Z" w16du:dateUtc="2025-10-31T06:32:00Z">
              <w:r w:rsidRPr="00FC0B4F">
                <w:rPr>
                  <w:rFonts w:ascii="宋体" w:hAnsi="宋体" w:cs="宋体" w:hint="eastAsia"/>
                  <w:kern w:val="0"/>
                  <w:sz w:val="22"/>
                </w:rPr>
                <w:t>二极管</w:t>
              </w:r>
            </w:ins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0319205" w14:textId="77777777" w:rsidR="00AA368C" w:rsidRPr="00AA368C" w:rsidRDefault="00AA368C" w:rsidP="00AA368C">
            <w:pPr>
              <w:widowControl/>
              <w:jc w:val="center"/>
              <w:rPr>
                <w:ins w:id="281" w:author="洋 刘" w:date="2025-10-31T14:36:00Z" w16du:dateUtc="2025-10-31T06:36:00Z"/>
                <w:rFonts w:ascii="宋体" w:hAnsi="宋体" w:cs="宋体" w:hint="eastAsia"/>
                <w:kern w:val="0"/>
                <w:sz w:val="22"/>
              </w:rPr>
            </w:pPr>
            <w:ins w:id="282" w:author="洋 刘" w:date="2025-10-31T14:36:00Z" w16du:dateUtc="2025-10-31T06:36:00Z">
              <w:r w:rsidRPr="00AA368C">
                <w:rPr>
                  <w:rFonts w:ascii="宋体" w:hAnsi="宋体" w:cs="宋体" w:hint="eastAsia"/>
                  <w:kern w:val="0"/>
                  <w:sz w:val="22"/>
                </w:rPr>
                <w:t>电压&gt;</w:t>
              </w:r>
              <w:proofErr w:type="spellStart"/>
              <w:r w:rsidRPr="00AA368C">
                <w:rPr>
                  <w:rFonts w:ascii="宋体" w:hAnsi="宋体" w:cs="宋体" w:hint="eastAsia"/>
                  <w:kern w:val="0"/>
                  <w:sz w:val="22"/>
                </w:rPr>
                <w:t>Vout</w:t>
              </w:r>
              <w:proofErr w:type="spellEnd"/>
              <w:r w:rsidRPr="00AA368C">
                <w:rPr>
                  <w:rFonts w:ascii="宋体" w:hAnsi="宋体" w:cs="宋体" w:hint="eastAsia"/>
                  <w:kern w:val="0"/>
                  <w:sz w:val="22"/>
                </w:rPr>
                <w:t>（max）</w:t>
              </w:r>
            </w:ins>
          </w:p>
          <w:p w14:paraId="61F3B845" w14:textId="18BB97AB" w:rsidR="00AA368C" w:rsidRPr="00FC0B4F" w:rsidRDefault="00AA368C" w:rsidP="00AA368C">
            <w:pPr>
              <w:widowControl/>
              <w:jc w:val="center"/>
              <w:rPr>
                <w:ins w:id="283" w:author="洋 刘" w:date="2025-10-31T14:32:00Z" w16du:dateUtc="2025-10-31T06:32:00Z"/>
                <w:rFonts w:ascii="宋体" w:hAnsi="宋体" w:cs="宋体" w:hint="eastAsia"/>
                <w:color w:val="000000"/>
                <w:kern w:val="0"/>
                <w:sz w:val="22"/>
              </w:rPr>
            </w:pPr>
            <w:ins w:id="284" w:author="洋 刘" w:date="2025-10-31T14:36:00Z" w16du:dateUtc="2025-10-31T06:36:00Z">
              <w:r w:rsidRPr="00AA368C">
                <w:rPr>
                  <w:rFonts w:ascii="宋体" w:hAnsi="宋体" w:cs="宋体" w:hint="eastAsia"/>
                  <w:kern w:val="0"/>
                  <w:sz w:val="22"/>
                </w:rPr>
                <w:t>电流&gt;电感电流峰值</w:t>
              </w:r>
            </w:ins>
          </w:p>
        </w:tc>
        <w:tc>
          <w:tcPr>
            <w:tcW w:w="1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DF1157E" w14:textId="77777777" w:rsidR="00AA368C" w:rsidRPr="00FC0B4F" w:rsidRDefault="00AA368C" w:rsidP="00597C4D">
            <w:pPr>
              <w:widowControl/>
              <w:jc w:val="center"/>
              <w:rPr>
                <w:ins w:id="285" w:author="洋 刘" w:date="2025-10-31T14:32:00Z" w16du:dateUtc="2025-10-31T06:32:00Z"/>
                <w:rFonts w:ascii="宋体" w:hAnsi="宋体" w:cs="宋体" w:hint="eastAsia"/>
                <w:color w:val="000000"/>
                <w:kern w:val="0"/>
                <w:sz w:val="22"/>
              </w:rPr>
            </w:pPr>
            <w:proofErr w:type="spellStart"/>
            <w:ins w:id="286" w:author="洋 刘" w:date="2025-10-31T14:32:00Z" w16du:dateUtc="2025-10-31T06:32:00Z">
              <w:r w:rsidRPr="00FC0B4F">
                <w:rPr>
                  <w:rFonts w:ascii="宋体" w:hAnsi="宋体" w:cs="宋体" w:hint="eastAsia"/>
                  <w:kern w:val="0"/>
                  <w:sz w:val="22"/>
                </w:rPr>
                <w:t>Diod</w:t>
              </w:r>
              <w:proofErr w:type="spellEnd"/>
            </w:ins>
          </w:p>
        </w:tc>
        <w:tc>
          <w:tcPr>
            <w:tcW w:w="10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4D2683B" w14:textId="77777777" w:rsidR="00AA368C" w:rsidRPr="00FC0B4F" w:rsidRDefault="00AA368C" w:rsidP="00597C4D">
            <w:pPr>
              <w:widowControl/>
              <w:jc w:val="center"/>
              <w:rPr>
                <w:ins w:id="287" w:author="洋 刘" w:date="2025-10-31T14:32:00Z" w16du:dateUtc="2025-10-31T06:32:00Z"/>
                <w:rFonts w:ascii="宋体" w:hAnsi="宋体" w:cs="宋体" w:hint="eastAsia"/>
                <w:color w:val="000000"/>
                <w:kern w:val="0"/>
                <w:sz w:val="22"/>
              </w:rPr>
            </w:pPr>
            <w:ins w:id="288" w:author="洋 刘" w:date="2025-10-31T14:32:00Z" w16du:dateUtc="2025-10-31T06:32:00Z">
              <w:r>
                <w:rPr>
                  <w:noProof/>
                </w:rPr>
                <w:drawing>
                  <wp:inline distT="0" distB="0" distL="0" distR="0" wp14:anchorId="3428C1FF" wp14:editId="1AA72430">
                    <wp:extent cx="468086" cy="378453"/>
                    <wp:effectExtent l="0" t="0" r="8255" b="3175"/>
                    <wp:docPr id="303501121" name="图片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303501121" name=""/>
                            <pic:cNvPicPr/>
                          </pic:nvPicPr>
                          <pic:blipFill>
                            <a:blip r:embed="rId5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80020" cy="388102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</w:tc>
      </w:tr>
      <w:tr w:rsidR="00AA368C" w:rsidRPr="00FC0B4F" w14:paraId="6C50C04B" w14:textId="77777777" w:rsidTr="00597C4D">
        <w:trPr>
          <w:trHeight w:val="804"/>
          <w:ins w:id="289" w:author="洋 刘" w:date="2025-10-31T14:32:00Z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44A32" w14:textId="77777777" w:rsidR="00AA368C" w:rsidRPr="00FC0B4F" w:rsidRDefault="00AA368C" w:rsidP="00597C4D">
            <w:pPr>
              <w:widowControl/>
              <w:jc w:val="center"/>
              <w:rPr>
                <w:ins w:id="290" w:author="洋 刘" w:date="2025-10-31T14:32:00Z" w16du:dateUtc="2025-10-31T06:32:00Z"/>
                <w:rFonts w:ascii="宋体" w:hAnsi="宋体" w:cs="宋体" w:hint="eastAsia"/>
                <w:color w:val="000000"/>
                <w:kern w:val="0"/>
                <w:sz w:val="22"/>
              </w:rPr>
            </w:pPr>
            <w:ins w:id="291" w:author="洋 刘" w:date="2025-10-31T14:32:00Z" w16du:dateUtc="2025-10-31T06:32:00Z">
              <w:r w:rsidRPr="00FC0B4F">
                <w:rPr>
                  <w:rFonts w:ascii="宋体" w:hAnsi="宋体" w:cs="宋体" w:hint="eastAsia"/>
                  <w:color w:val="000000"/>
                  <w:kern w:val="0"/>
                  <w:sz w:val="22"/>
                </w:rPr>
                <w:t>4</w:t>
              </w:r>
            </w:ins>
          </w:p>
        </w:tc>
        <w:tc>
          <w:tcPr>
            <w:tcW w:w="1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73F4218" w14:textId="77777777" w:rsidR="00AA368C" w:rsidRPr="00FC0B4F" w:rsidRDefault="00AA368C" w:rsidP="00597C4D">
            <w:pPr>
              <w:widowControl/>
              <w:jc w:val="center"/>
              <w:rPr>
                <w:ins w:id="292" w:author="洋 刘" w:date="2025-10-31T14:32:00Z" w16du:dateUtc="2025-10-31T06:32:00Z"/>
                <w:rFonts w:ascii="宋体" w:hAnsi="宋体" w:cs="宋体" w:hint="eastAsia"/>
                <w:color w:val="000000"/>
                <w:kern w:val="0"/>
                <w:sz w:val="22"/>
              </w:rPr>
            </w:pPr>
            <w:proofErr w:type="gramStart"/>
            <w:ins w:id="293" w:author="洋 刘" w:date="2025-10-31T14:32:00Z" w16du:dateUtc="2025-10-31T06:32:00Z">
              <w:r w:rsidRPr="00FC0B4F">
                <w:rPr>
                  <w:rFonts w:ascii="宋体" w:hAnsi="宋体" w:cs="宋体" w:hint="eastAsia"/>
                  <w:color w:val="000000"/>
                  <w:kern w:val="0"/>
                  <w:sz w:val="22"/>
                </w:rPr>
                <w:t>差模电感</w:t>
              </w:r>
              <w:proofErr w:type="gramEnd"/>
            </w:ins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D0FC0E" w14:textId="24199919" w:rsidR="00AA368C" w:rsidRDefault="00AA368C" w:rsidP="00597C4D">
            <w:pPr>
              <w:widowControl/>
              <w:jc w:val="center"/>
              <w:rPr>
                <w:ins w:id="294" w:author="洋 刘" w:date="2025-10-31T14:36:00Z" w16du:dateUtc="2025-10-31T06:36:00Z"/>
                <w:rFonts w:ascii="宋体" w:hAnsi="宋体" w:cs="宋体" w:hint="eastAsia"/>
                <w:color w:val="000000"/>
                <w:kern w:val="0"/>
                <w:sz w:val="22"/>
              </w:rPr>
            </w:pPr>
            <w:ins w:id="295" w:author="洋 刘" w:date="2025-10-31T14:36:00Z" w16du:dateUtc="2025-10-31T06:36:00Z">
              <w:r>
                <w:rPr>
                  <w:rFonts w:ascii="宋体" w:hAnsi="宋体" w:cs="宋体" w:hint="eastAsia"/>
                  <w:color w:val="000000"/>
                  <w:kern w:val="0"/>
                  <w:sz w:val="22"/>
                </w:rPr>
                <w:t>电感量</w:t>
              </w:r>
            </w:ins>
            <w:ins w:id="296" w:author="洋 刘" w:date="2025-10-31T14:37:00Z" w16du:dateUtc="2025-10-31T06:37:00Z">
              <w:r>
                <w:rPr>
                  <w:rFonts w:ascii="宋体" w:hAnsi="宋体" w:cs="宋体" w:hint="eastAsia"/>
                  <w:color w:val="000000"/>
                  <w:kern w:val="0"/>
                  <w:sz w:val="22"/>
                </w:rPr>
                <w:t>：</w:t>
              </w:r>
            </w:ins>
            <w:ins w:id="297" w:author="洋 刘" w:date="2025-10-31T14:36:00Z" w16du:dateUtc="2025-10-31T06:36:00Z">
              <w:r>
                <w:rPr>
                  <w:rFonts w:ascii="宋体" w:hAnsi="宋体" w:cs="宋体" w:hint="eastAsia"/>
                  <w:color w:val="000000"/>
                  <w:kern w:val="0"/>
                  <w:sz w:val="22"/>
                </w:rPr>
                <w:t>Lin</w:t>
              </w:r>
            </w:ins>
            <w:ins w:id="298" w:author="洋 刘" w:date="2025-10-31T14:37:00Z" w16du:dateUtc="2025-10-31T06:37:00Z">
              <w:r>
                <w:rPr>
                  <w:rFonts w:ascii="宋体" w:hAnsi="宋体" w:cs="宋体" w:hint="eastAsia"/>
                  <w:color w:val="000000"/>
                  <w:kern w:val="0"/>
                  <w:sz w:val="22"/>
                </w:rPr>
                <w:t>@</w:t>
              </w:r>
              <w:r w:rsidRPr="00AA368C">
                <w:rPr>
                  <w:rFonts w:ascii="宋体" w:hAnsi="宋体" w:cs="宋体" w:hint="eastAsia"/>
                  <w:color w:val="000000"/>
                  <w:kern w:val="0"/>
                  <w:sz w:val="22"/>
                </w:rPr>
                <w:t>电感电流有效值</w:t>
              </w:r>
            </w:ins>
          </w:p>
          <w:p w14:paraId="50D77C11" w14:textId="70454ACA" w:rsidR="00AA368C" w:rsidRPr="00FC0B4F" w:rsidRDefault="00AA368C" w:rsidP="00597C4D">
            <w:pPr>
              <w:widowControl/>
              <w:jc w:val="center"/>
              <w:rPr>
                <w:ins w:id="299" w:author="洋 刘" w:date="2025-10-31T14:32:00Z" w16du:dateUtc="2025-10-31T06:32:00Z"/>
                <w:rFonts w:ascii="宋体" w:hAnsi="宋体" w:cs="宋体" w:hint="eastAsia"/>
                <w:color w:val="000000"/>
                <w:kern w:val="0"/>
                <w:sz w:val="22"/>
              </w:rPr>
            </w:pPr>
            <w:ins w:id="300" w:author="洋 刘" w:date="2025-10-31T14:38:00Z" w16du:dateUtc="2025-10-31T06:38:00Z">
              <w:r>
                <w:rPr>
                  <w:rFonts w:ascii="宋体" w:hAnsi="宋体" w:cs="宋体" w:hint="eastAsia"/>
                  <w:color w:val="000000"/>
                  <w:kern w:val="0"/>
                  <w:sz w:val="22"/>
                </w:rPr>
                <w:t>电流</w:t>
              </w:r>
            </w:ins>
            <w:ins w:id="301" w:author="洋 刘" w:date="2025-10-31T14:37:00Z" w16du:dateUtc="2025-10-31T06:37:00Z">
              <w:r>
                <w:rPr>
                  <w:rFonts w:ascii="宋体" w:hAnsi="宋体" w:cs="宋体" w:hint="eastAsia"/>
                  <w:color w:val="000000"/>
                  <w:kern w:val="0"/>
                  <w:sz w:val="22"/>
                </w:rPr>
                <w:t>峰值</w:t>
              </w:r>
            </w:ins>
            <w:ins w:id="302" w:author="洋 刘" w:date="2025-10-31T14:38:00Z" w16du:dateUtc="2025-10-31T06:38:00Z">
              <w:r>
                <w:rPr>
                  <w:rFonts w:ascii="宋体" w:hAnsi="宋体" w:cs="宋体" w:hint="eastAsia"/>
                  <w:color w:val="000000"/>
                  <w:kern w:val="0"/>
                  <w:sz w:val="22"/>
                </w:rPr>
                <w:t>&gt;</w:t>
              </w:r>
              <w:r w:rsidRPr="00AA368C">
                <w:rPr>
                  <w:rFonts w:ascii="宋体" w:hAnsi="宋体" w:cs="宋体" w:hint="eastAsia"/>
                  <w:color w:val="000000"/>
                  <w:kern w:val="0"/>
                  <w:sz w:val="22"/>
                </w:rPr>
                <w:t>电感电流</w:t>
              </w:r>
              <w:r>
                <w:rPr>
                  <w:rFonts w:ascii="宋体" w:hAnsi="宋体" w:cs="宋体" w:hint="eastAsia"/>
                  <w:color w:val="000000"/>
                  <w:kern w:val="0"/>
                  <w:sz w:val="22"/>
                </w:rPr>
                <w:t>峰值</w:t>
              </w:r>
            </w:ins>
          </w:p>
        </w:tc>
        <w:tc>
          <w:tcPr>
            <w:tcW w:w="1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5BF80FF" w14:textId="77777777" w:rsidR="00AA368C" w:rsidRPr="00FC0B4F" w:rsidRDefault="00AA368C" w:rsidP="00597C4D">
            <w:pPr>
              <w:widowControl/>
              <w:jc w:val="center"/>
              <w:rPr>
                <w:ins w:id="303" w:author="洋 刘" w:date="2025-10-31T14:32:00Z" w16du:dateUtc="2025-10-31T06:32:00Z"/>
                <w:rFonts w:ascii="宋体" w:hAnsi="宋体" w:cs="宋体" w:hint="eastAsia"/>
                <w:color w:val="000000"/>
                <w:kern w:val="0"/>
                <w:sz w:val="22"/>
              </w:rPr>
            </w:pPr>
            <w:ins w:id="304" w:author="洋 刘" w:date="2025-10-31T14:32:00Z" w16du:dateUtc="2025-10-31T06:32:00Z">
              <w:r w:rsidRPr="00FC0B4F">
                <w:rPr>
                  <w:rFonts w:ascii="宋体" w:hAnsi="宋体" w:cs="宋体" w:hint="eastAsia"/>
                  <w:color w:val="000000"/>
                  <w:kern w:val="0"/>
                  <w:sz w:val="22"/>
                </w:rPr>
                <w:t>L</w:t>
              </w:r>
            </w:ins>
          </w:p>
        </w:tc>
        <w:tc>
          <w:tcPr>
            <w:tcW w:w="10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EC4BB42" w14:textId="77777777" w:rsidR="00AA368C" w:rsidRPr="00FC0B4F" w:rsidRDefault="00AA368C" w:rsidP="00597C4D">
            <w:pPr>
              <w:widowControl/>
              <w:jc w:val="center"/>
              <w:rPr>
                <w:ins w:id="305" w:author="洋 刘" w:date="2025-10-31T14:32:00Z" w16du:dateUtc="2025-10-31T06:32:00Z"/>
                <w:rFonts w:ascii="宋体" w:hAnsi="宋体" w:cs="宋体" w:hint="eastAsia"/>
                <w:color w:val="000000"/>
                <w:kern w:val="0"/>
                <w:sz w:val="22"/>
              </w:rPr>
            </w:pPr>
            <w:ins w:id="306" w:author="洋 刘" w:date="2025-10-31T14:32:00Z" w16du:dateUtc="2025-10-31T06:32:00Z">
              <w:r>
                <w:rPr>
                  <w:noProof/>
                </w:rPr>
                <w:drawing>
                  <wp:inline distT="0" distB="0" distL="0" distR="0" wp14:anchorId="19240308" wp14:editId="15950939">
                    <wp:extent cx="914286" cy="428571"/>
                    <wp:effectExtent l="0" t="0" r="635" b="0"/>
                    <wp:docPr id="1474661634" name="图片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474661634" name=""/>
                            <pic:cNvPicPr/>
                          </pic:nvPicPr>
                          <pic:blipFill>
                            <a:blip r:embed="rId5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914286" cy="428571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</w:tc>
      </w:tr>
      <w:tr w:rsidR="00AA368C" w:rsidRPr="00FC0B4F" w14:paraId="209A49A6" w14:textId="77777777" w:rsidTr="00597C4D">
        <w:trPr>
          <w:trHeight w:val="312"/>
          <w:ins w:id="307" w:author="洋 刘" w:date="2025-10-31T14:32:00Z"/>
        </w:trPr>
        <w:tc>
          <w:tcPr>
            <w:tcW w:w="2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DFDF8" w14:textId="77777777" w:rsidR="00AA368C" w:rsidRPr="00FC0B4F" w:rsidRDefault="00AA368C" w:rsidP="00597C4D">
            <w:pPr>
              <w:widowControl/>
              <w:jc w:val="center"/>
              <w:rPr>
                <w:ins w:id="308" w:author="洋 刘" w:date="2025-10-31T14:32:00Z" w16du:dateUtc="2025-10-31T06:32:00Z"/>
                <w:rFonts w:ascii="宋体" w:hAnsi="宋体" w:cs="宋体" w:hint="eastAsia"/>
                <w:color w:val="000000"/>
                <w:kern w:val="0"/>
                <w:sz w:val="22"/>
              </w:rPr>
            </w:pPr>
            <w:ins w:id="309" w:author="洋 刘" w:date="2025-10-31T14:32:00Z" w16du:dateUtc="2025-10-31T06:32:00Z">
              <w:r w:rsidRPr="00FC0B4F">
                <w:rPr>
                  <w:rFonts w:ascii="宋体" w:hAnsi="宋体" w:cs="宋体" w:hint="eastAsia"/>
                  <w:color w:val="000000"/>
                  <w:kern w:val="0"/>
                  <w:sz w:val="22"/>
                </w:rPr>
                <w:t>5</w:t>
              </w:r>
            </w:ins>
          </w:p>
        </w:tc>
        <w:tc>
          <w:tcPr>
            <w:tcW w:w="1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53515B1" w14:textId="77777777" w:rsidR="00AA368C" w:rsidRPr="00FC0B4F" w:rsidRDefault="00AA368C" w:rsidP="00597C4D">
            <w:pPr>
              <w:widowControl/>
              <w:jc w:val="center"/>
              <w:rPr>
                <w:ins w:id="310" w:author="洋 刘" w:date="2025-10-31T14:32:00Z" w16du:dateUtc="2025-10-31T06:32:00Z"/>
                <w:rFonts w:ascii="宋体" w:hAnsi="宋体" w:cs="宋体" w:hint="eastAsia"/>
                <w:kern w:val="0"/>
                <w:sz w:val="22"/>
              </w:rPr>
            </w:pPr>
            <w:ins w:id="311" w:author="洋 刘" w:date="2025-10-31T14:32:00Z" w16du:dateUtc="2025-10-31T06:32:00Z">
              <w:r>
                <w:rPr>
                  <w:rFonts w:ascii="宋体" w:hAnsi="宋体" w:cs="宋体" w:hint="eastAsia"/>
                  <w:kern w:val="0"/>
                  <w:sz w:val="22"/>
                </w:rPr>
                <w:t>输入电容</w:t>
              </w:r>
            </w:ins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AB7ED35" w14:textId="77777777" w:rsidR="00AA368C" w:rsidRDefault="00AA368C" w:rsidP="00597C4D">
            <w:pPr>
              <w:widowControl/>
              <w:jc w:val="center"/>
              <w:rPr>
                <w:ins w:id="312" w:author="洋 刘" w:date="2025-10-31T14:39:00Z" w16du:dateUtc="2025-10-31T06:39:00Z"/>
                <w:rFonts w:ascii="宋体" w:hAnsi="宋体" w:cs="宋体" w:hint="eastAsia"/>
                <w:color w:val="000000"/>
                <w:kern w:val="0"/>
                <w:sz w:val="22"/>
              </w:rPr>
            </w:pPr>
            <w:proofErr w:type="gramStart"/>
            <w:ins w:id="313" w:author="洋 刘" w:date="2025-10-31T14:39:00Z" w16du:dateUtc="2025-10-31T06:39:00Z">
              <w:r>
                <w:rPr>
                  <w:rFonts w:ascii="宋体" w:hAnsi="宋体" w:cs="宋体" w:hint="eastAsia"/>
                  <w:color w:val="000000"/>
                  <w:kern w:val="0"/>
                  <w:sz w:val="22"/>
                </w:rPr>
                <w:t>容值</w:t>
              </w:r>
              <w:proofErr w:type="gramEnd"/>
              <w:r>
                <w:rPr>
                  <w:rFonts w:ascii="宋体" w:hAnsi="宋体" w:cs="宋体" w:hint="eastAsia"/>
                  <w:color w:val="000000"/>
                  <w:kern w:val="0"/>
                  <w:sz w:val="22"/>
                </w:rPr>
                <w:t>&gt;Cin(max);</w:t>
              </w:r>
            </w:ins>
          </w:p>
          <w:p w14:paraId="108E1839" w14:textId="4BCBA160" w:rsidR="00AA368C" w:rsidRPr="00FC0B4F" w:rsidRDefault="00AA368C" w:rsidP="00AA368C">
            <w:pPr>
              <w:widowControl/>
              <w:jc w:val="center"/>
              <w:rPr>
                <w:ins w:id="314" w:author="洋 刘" w:date="2025-10-31T14:32:00Z" w16du:dateUtc="2025-10-31T06:32:00Z"/>
                <w:rFonts w:ascii="宋体" w:hAnsi="宋体" w:cs="宋体" w:hint="eastAsia"/>
                <w:kern w:val="0"/>
                <w:sz w:val="22"/>
              </w:rPr>
            </w:pPr>
            <w:ins w:id="315" w:author="洋 刘" w:date="2025-10-31T14:39:00Z" w16du:dateUtc="2025-10-31T06:39:00Z">
              <w:r>
                <w:rPr>
                  <w:rFonts w:ascii="宋体" w:hAnsi="宋体" w:cs="宋体" w:hint="eastAsia"/>
                  <w:kern w:val="0"/>
                  <w:sz w:val="22"/>
                </w:rPr>
                <w:t>电压&gt;V</w:t>
              </w:r>
            </w:ins>
            <w:ins w:id="316" w:author="洋 刘" w:date="2025-10-31T14:40:00Z" w16du:dateUtc="2025-10-31T06:40:00Z">
              <w:r>
                <w:rPr>
                  <w:rFonts w:ascii="宋体" w:hAnsi="宋体" w:cs="宋体" w:hint="eastAsia"/>
                  <w:kern w:val="0"/>
                  <w:sz w:val="22"/>
                </w:rPr>
                <w:t>in</w:t>
              </w:r>
            </w:ins>
            <w:ins w:id="317" w:author="洋 刘" w:date="2025-10-31T14:39:00Z" w16du:dateUtc="2025-10-31T06:39:00Z">
              <w:r>
                <w:rPr>
                  <w:rFonts w:ascii="宋体" w:hAnsi="宋体" w:cs="宋体" w:hint="eastAsia"/>
                  <w:kern w:val="0"/>
                  <w:sz w:val="22"/>
                </w:rPr>
                <w:t>（max）</w:t>
              </w:r>
            </w:ins>
          </w:p>
        </w:tc>
        <w:tc>
          <w:tcPr>
            <w:tcW w:w="1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643EBFE" w14:textId="77777777" w:rsidR="00AA368C" w:rsidRPr="00FC0B4F" w:rsidRDefault="00AA368C" w:rsidP="00597C4D">
            <w:pPr>
              <w:widowControl/>
              <w:jc w:val="center"/>
              <w:rPr>
                <w:ins w:id="318" w:author="洋 刘" w:date="2025-10-31T14:32:00Z" w16du:dateUtc="2025-10-31T06:32:00Z"/>
                <w:rFonts w:ascii="宋体" w:hAnsi="宋体" w:cs="宋体" w:hint="eastAsia"/>
                <w:kern w:val="0"/>
                <w:sz w:val="22"/>
              </w:rPr>
            </w:pPr>
            <w:ins w:id="319" w:author="洋 刘" w:date="2025-10-31T14:32:00Z" w16du:dateUtc="2025-10-31T06:32:00Z">
              <w:r>
                <w:rPr>
                  <w:rFonts w:ascii="宋体" w:hAnsi="宋体" w:cs="宋体" w:hint="eastAsia"/>
                  <w:kern w:val="0"/>
                  <w:sz w:val="22"/>
                </w:rPr>
                <w:t>Cin</w:t>
              </w:r>
            </w:ins>
          </w:p>
        </w:tc>
        <w:tc>
          <w:tcPr>
            <w:tcW w:w="10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6C14C55" w14:textId="77777777" w:rsidR="00AA368C" w:rsidRPr="00FC0B4F" w:rsidRDefault="00AA368C" w:rsidP="00597C4D">
            <w:pPr>
              <w:widowControl/>
              <w:jc w:val="center"/>
              <w:rPr>
                <w:ins w:id="320" w:author="洋 刘" w:date="2025-10-31T14:32:00Z" w16du:dateUtc="2025-10-31T06:32:00Z"/>
                <w:rFonts w:ascii="宋体" w:hAnsi="宋体" w:cs="宋体" w:hint="eastAsia"/>
                <w:kern w:val="0"/>
                <w:sz w:val="22"/>
              </w:rPr>
            </w:pPr>
            <w:ins w:id="321" w:author="洋 刘" w:date="2025-10-31T14:32:00Z" w16du:dateUtc="2025-10-31T06:32:00Z">
              <w:r>
                <w:rPr>
                  <w:noProof/>
                </w:rPr>
                <w:drawing>
                  <wp:inline distT="0" distB="0" distL="0" distR="0" wp14:anchorId="118F95D8" wp14:editId="4C74338B">
                    <wp:extent cx="600000" cy="428571"/>
                    <wp:effectExtent l="0" t="0" r="0" b="0"/>
                    <wp:docPr id="1037321588" name="图片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037321588" name=""/>
                            <pic:cNvPicPr/>
                          </pic:nvPicPr>
                          <pic:blipFill>
                            <a:blip r:embed="rId5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600000" cy="428571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</w:tc>
      </w:tr>
      <w:tr w:rsidR="00AA368C" w:rsidRPr="00FC0B4F" w14:paraId="3C7D2B7B" w14:textId="77777777" w:rsidTr="00597C4D">
        <w:trPr>
          <w:trHeight w:val="312"/>
          <w:ins w:id="322" w:author="洋 刘" w:date="2025-10-31T14:32:00Z"/>
        </w:trPr>
        <w:tc>
          <w:tcPr>
            <w:tcW w:w="2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A0826F1" w14:textId="77777777" w:rsidR="00AA368C" w:rsidRPr="00FC0B4F" w:rsidRDefault="00AA368C" w:rsidP="00597C4D">
            <w:pPr>
              <w:widowControl/>
              <w:jc w:val="center"/>
              <w:rPr>
                <w:ins w:id="323" w:author="洋 刘" w:date="2025-10-31T14:32:00Z" w16du:dateUtc="2025-10-31T06:32:00Z"/>
                <w:rFonts w:ascii="宋体" w:hAnsi="宋体" w:cs="宋体" w:hint="eastAsia"/>
                <w:color w:val="000000"/>
                <w:kern w:val="0"/>
                <w:sz w:val="22"/>
              </w:rPr>
            </w:pPr>
            <w:ins w:id="324" w:author="洋 刘" w:date="2025-10-31T14:32:00Z" w16du:dateUtc="2025-10-31T06:32:00Z">
              <w:r w:rsidRPr="00FC0B4F">
                <w:rPr>
                  <w:rFonts w:ascii="宋体" w:hAnsi="宋体" w:cs="宋体" w:hint="eastAsia"/>
                  <w:color w:val="000000"/>
                  <w:kern w:val="0"/>
                  <w:sz w:val="22"/>
                </w:rPr>
                <w:t>6</w:t>
              </w:r>
            </w:ins>
          </w:p>
        </w:tc>
        <w:tc>
          <w:tcPr>
            <w:tcW w:w="14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5CAC9E4" w14:textId="77777777" w:rsidR="00AA368C" w:rsidRPr="00FC0B4F" w:rsidRDefault="00AA368C" w:rsidP="00597C4D">
            <w:pPr>
              <w:widowControl/>
              <w:jc w:val="center"/>
              <w:rPr>
                <w:ins w:id="325" w:author="洋 刘" w:date="2025-10-31T14:32:00Z" w16du:dateUtc="2025-10-31T06:32:00Z"/>
                <w:rFonts w:ascii="宋体" w:hAnsi="宋体" w:cs="宋体" w:hint="eastAsia"/>
                <w:kern w:val="0"/>
                <w:sz w:val="22"/>
              </w:rPr>
            </w:pPr>
            <w:ins w:id="326" w:author="洋 刘" w:date="2025-10-31T14:32:00Z" w16du:dateUtc="2025-10-31T06:32:00Z">
              <w:r>
                <w:rPr>
                  <w:rFonts w:ascii="宋体" w:hAnsi="宋体" w:cs="宋体" w:hint="eastAsia"/>
                  <w:kern w:val="0"/>
                  <w:sz w:val="22"/>
                </w:rPr>
                <w:t>输出电容</w:t>
              </w:r>
            </w:ins>
          </w:p>
        </w:tc>
        <w:tc>
          <w:tcPr>
            <w:tcW w:w="85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3DB4E642" w14:textId="1FCC5C6A" w:rsidR="00AA368C" w:rsidRDefault="00AA368C" w:rsidP="00AA368C">
            <w:pPr>
              <w:widowControl/>
              <w:jc w:val="center"/>
              <w:rPr>
                <w:ins w:id="327" w:author="洋 刘" w:date="2025-10-31T14:39:00Z" w16du:dateUtc="2025-10-31T06:39:00Z"/>
                <w:rFonts w:ascii="宋体" w:hAnsi="宋体" w:cs="宋体" w:hint="eastAsia"/>
                <w:color w:val="000000"/>
                <w:kern w:val="0"/>
                <w:sz w:val="22"/>
              </w:rPr>
            </w:pPr>
            <w:proofErr w:type="gramStart"/>
            <w:ins w:id="328" w:author="洋 刘" w:date="2025-10-31T14:39:00Z" w16du:dateUtc="2025-10-31T06:39:00Z">
              <w:r>
                <w:rPr>
                  <w:rFonts w:ascii="宋体" w:hAnsi="宋体" w:cs="宋体" w:hint="eastAsia"/>
                  <w:color w:val="000000"/>
                  <w:kern w:val="0"/>
                  <w:sz w:val="22"/>
                </w:rPr>
                <w:t>容值</w:t>
              </w:r>
              <w:proofErr w:type="gramEnd"/>
              <w:r>
                <w:rPr>
                  <w:rFonts w:ascii="宋体" w:hAnsi="宋体" w:cs="宋体" w:hint="eastAsia"/>
                  <w:color w:val="000000"/>
                  <w:kern w:val="0"/>
                  <w:sz w:val="22"/>
                </w:rPr>
                <w:t>&gt;C</w:t>
              </w:r>
            </w:ins>
            <w:ins w:id="329" w:author="洋 刘" w:date="2025-10-31T14:40:00Z" w16du:dateUtc="2025-10-31T06:40:00Z">
              <w:r>
                <w:rPr>
                  <w:rFonts w:ascii="宋体" w:hAnsi="宋体" w:cs="宋体" w:hint="eastAsia"/>
                  <w:color w:val="000000"/>
                  <w:kern w:val="0"/>
                  <w:sz w:val="22"/>
                </w:rPr>
                <w:t>out</w:t>
              </w:r>
            </w:ins>
            <w:ins w:id="330" w:author="洋 刘" w:date="2025-10-31T14:39:00Z" w16du:dateUtc="2025-10-31T06:39:00Z">
              <w:r>
                <w:rPr>
                  <w:rFonts w:ascii="宋体" w:hAnsi="宋体" w:cs="宋体" w:hint="eastAsia"/>
                  <w:color w:val="000000"/>
                  <w:kern w:val="0"/>
                  <w:sz w:val="22"/>
                </w:rPr>
                <w:t>(max);</w:t>
              </w:r>
            </w:ins>
          </w:p>
          <w:p w14:paraId="4FAFD73D" w14:textId="5FF25375" w:rsidR="00AA368C" w:rsidRPr="00FC0B4F" w:rsidRDefault="00AA368C" w:rsidP="00AA368C">
            <w:pPr>
              <w:widowControl/>
              <w:jc w:val="center"/>
              <w:rPr>
                <w:ins w:id="331" w:author="洋 刘" w:date="2025-10-31T14:32:00Z" w16du:dateUtc="2025-10-31T06:32:00Z"/>
                <w:rFonts w:ascii="宋体" w:hAnsi="宋体" w:cs="宋体" w:hint="eastAsia"/>
                <w:kern w:val="0"/>
                <w:sz w:val="22"/>
              </w:rPr>
            </w:pPr>
            <w:ins w:id="332" w:author="洋 刘" w:date="2025-10-31T14:39:00Z" w16du:dateUtc="2025-10-31T06:39:00Z">
              <w:r>
                <w:rPr>
                  <w:rFonts w:ascii="宋体" w:hAnsi="宋体" w:cs="宋体" w:hint="eastAsia"/>
                  <w:kern w:val="0"/>
                  <w:sz w:val="22"/>
                </w:rPr>
                <w:t>电压&gt;</w:t>
              </w:r>
              <w:proofErr w:type="spellStart"/>
              <w:r>
                <w:rPr>
                  <w:rFonts w:ascii="宋体" w:hAnsi="宋体" w:cs="宋体" w:hint="eastAsia"/>
                  <w:kern w:val="0"/>
                  <w:sz w:val="22"/>
                </w:rPr>
                <w:t>Vout</w:t>
              </w:r>
              <w:proofErr w:type="spellEnd"/>
              <w:r>
                <w:rPr>
                  <w:rFonts w:ascii="宋体" w:hAnsi="宋体" w:cs="宋体" w:hint="eastAsia"/>
                  <w:kern w:val="0"/>
                  <w:sz w:val="22"/>
                </w:rPr>
                <w:t>（max）</w:t>
              </w:r>
            </w:ins>
          </w:p>
        </w:tc>
        <w:tc>
          <w:tcPr>
            <w:tcW w:w="141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27E12DD5" w14:textId="77777777" w:rsidR="00AA368C" w:rsidRPr="00FC0B4F" w:rsidRDefault="00AA368C" w:rsidP="00597C4D">
            <w:pPr>
              <w:widowControl/>
              <w:jc w:val="center"/>
              <w:rPr>
                <w:ins w:id="333" w:author="洋 刘" w:date="2025-10-31T14:32:00Z" w16du:dateUtc="2025-10-31T06:32:00Z"/>
                <w:rFonts w:ascii="宋体" w:hAnsi="宋体" w:cs="宋体" w:hint="eastAsia"/>
                <w:kern w:val="0"/>
                <w:sz w:val="22"/>
              </w:rPr>
            </w:pPr>
            <w:ins w:id="334" w:author="洋 刘" w:date="2025-10-31T14:32:00Z" w16du:dateUtc="2025-10-31T06:32:00Z">
              <w:r>
                <w:rPr>
                  <w:rFonts w:ascii="宋体" w:hAnsi="宋体" w:cs="宋体" w:hint="eastAsia"/>
                  <w:kern w:val="0"/>
                  <w:sz w:val="22"/>
                </w:rPr>
                <w:t>Cout</w:t>
              </w:r>
            </w:ins>
          </w:p>
        </w:tc>
        <w:tc>
          <w:tcPr>
            <w:tcW w:w="102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</w:tcPr>
          <w:p w14:paraId="04A802B9" w14:textId="77777777" w:rsidR="00AA368C" w:rsidRPr="00FC0B4F" w:rsidRDefault="00AA368C" w:rsidP="00597C4D">
            <w:pPr>
              <w:widowControl/>
              <w:jc w:val="center"/>
              <w:rPr>
                <w:ins w:id="335" w:author="洋 刘" w:date="2025-10-31T14:32:00Z" w16du:dateUtc="2025-10-31T06:32:00Z"/>
                <w:rFonts w:ascii="宋体" w:hAnsi="宋体" w:cs="宋体" w:hint="eastAsia"/>
                <w:kern w:val="0"/>
                <w:sz w:val="22"/>
              </w:rPr>
            </w:pPr>
            <w:ins w:id="336" w:author="洋 刘" w:date="2025-10-31T14:32:00Z" w16du:dateUtc="2025-10-31T06:32:00Z">
              <w:r>
                <w:rPr>
                  <w:noProof/>
                </w:rPr>
                <w:drawing>
                  <wp:inline distT="0" distB="0" distL="0" distR="0" wp14:anchorId="20EA3E8E" wp14:editId="556E8602">
                    <wp:extent cx="600000" cy="428571"/>
                    <wp:effectExtent l="0" t="0" r="0" b="0"/>
                    <wp:docPr id="1597278075" name="图片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597278075" name=""/>
                            <pic:cNvPicPr/>
                          </pic:nvPicPr>
                          <pic:blipFill>
                            <a:blip r:embed="rId5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600000" cy="428571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</w:tc>
      </w:tr>
    </w:tbl>
    <w:p w14:paraId="5C77EB3F" w14:textId="2D5176E3" w:rsidR="00AA368C" w:rsidRDefault="00AA368C" w:rsidP="0024751D">
      <w:pPr>
        <w:jc w:val="left"/>
        <w:rPr>
          <w:ins w:id="337" w:author="洋 刘" w:date="2025-10-31T14:41:00Z" w16du:dateUtc="2025-10-31T06:41:00Z"/>
        </w:rPr>
      </w:pPr>
      <w:ins w:id="338" w:author="洋 刘" w:date="2025-10-31T14:41:00Z" w16du:dateUtc="2025-10-31T06:41:00Z">
        <w:r>
          <w:rPr>
            <w:rFonts w:hint="eastAsia"/>
          </w:rPr>
          <w:t>后续可</w:t>
        </w:r>
      </w:ins>
      <w:ins w:id="339" w:author="洋 刘" w:date="2025-10-31T14:40:00Z" w16du:dateUtc="2025-10-31T06:40:00Z">
        <w:r>
          <w:rPr>
            <w:rFonts w:hint="eastAsia"/>
          </w:rPr>
          <w:t>根据进展与需求进一步增加</w:t>
        </w:r>
      </w:ins>
      <w:ins w:id="340" w:author="洋 刘" w:date="2025-10-31T14:41:00Z" w16du:dateUtc="2025-10-31T06:41:00Z">
        <w:r>
          <w:rPr>
            <w:rFonts w:hint="eastAsia"/>
          </w:rPr>
          <w:t>计算及参数结果与选型内容</w:t>
        </w:r>
      </w:ins>
    </w:p>
    <w:p w14:paraId="0BFA0FF3" w14:textId="6A627BD8" w:rsidR="00AA368C" w:rsidRDefault="00AA368C" w:rsidP="00AA368C">
      <w:pPr>
        <w:rPr>
          <w:ins w:id="341" w:author="洋 刘" w:date="2025-10-31T14:42:00Z" w16du:dateUtc="2025-10-31T06:42:00Z"/>
        </w:rPr>
      </w:pPr>
      <w:ins w:id="342" w:author="洋 刘" w:date="2025-10-31T14:42:00Z" w16du:dateUtc="2025-10-31T06:42:00Z">
        <w:r>
          <w:rPr>
            <w:rFonts w:hint="eastAsia"/>
          </w:rPr>
          <w:t>第五步，根据基础选型指标，利用</w:t>
        </w:r>
        <w:r>
          <w:rPr>
            <w:rFonts w:hint="eastAsia"/>
          </w:rPr>
          <w:t>AI</w:t>
        </w:r>
        <w:r>
          <w:rPr>
            <w:rFonts w:hint="eastAsia"/>
          </w:rPr>
          <w:t>智能体训练完成器件选型。</w:t>
        </w:r>
      </w:ins>
    </w:p>
    <w:p w14:paraId="3F0F3C35" w14:textId="77777777" w:rsidR="00AA368C" w:rsidRDefault="00AA368C" w:rsidP="00AA368C">
      <w:pPr>
        <w:rPr>
          <w:ins w:id="343" w:author="洋 刘" w:date="2025-10-31T14:42:00Z" w16du:dateUtc="2025-10-31T06:42:00Z"/>
        </w:rPr>
      </w:pPr>
    </w:p>
    <w:p w14:paraId="60309C4E" w14:textId="77777777" w:rsidR="00AA368C" w:rsidRPr="00AA368C" w:rsidRDefault="00AA368C" w:rsidP="0024751D">
      <w:pPr>
        <w:jc w:val="left"/>
      </w:pPr>
    </w:p>
    <w:sectPr w:rsidR="00AA368C" w:rsidRPr="00AA36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18479" w14:textId="77777777" w:rsidR="00687650" w:rsidRDefault="00687650" w:rsidP="002648B4">
      <w:r>
        <w:separator/>
      </w:r>
    </w:p>
  </w:endnote>
  <w:endnote w:type="continuationSeparator" w:id="0">
    <w:p w14:paraId="1B5ECCF9" w14:textId="77777777" w:rsidR="00687650" w:rsidRDefault="00687650" w:rsidP="002648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FangSong_GB2312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84BE8" w14:textId="77777777" w:rsidR="00687650" w:rsidRDefault="00687650" w:rsidP="002648B4">
      <w:r>
        <w:separator/>
      </w:r>
    </w:p>
  </w:footnote>
  <w:footnote w:type="continuationSeparator" w:id="0">
    <w:p w14:paraId="77F84073" w14:textId="77777777" w:rsidR="00687650" w:rsidRDefault="00687650" w:rsidP="002648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12749"/>
    <w:multiLevelType w:val="hybridMultilevel"/>
    <w:tmpl w:val="0CCEA936"/>
    <w:lvl w:ilvl="0" w:tplc="6684549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455003B"/>
    <w:multiLevelType w:val="multilevel"/>
    <w:tmpl w:val="A080F486"/>
    <w:lvl w:ilvl="0">
      <w:start w:val="1"/>
      <w:numFmt w:val="decimal"/>
      <w:suff w:val="space"/>
      <w:lvlText w:val="第%1章"/>
      <w:lvlJc w:val="left"/>
      <w:pPr>
        <w:ind w:left="432" w:hanging="432"/>
      </w:pPr>
      <w:rPr>
        <w:rFonts w:ascii="黑体" w:eastAsia="黑体" w:hAnsi="黑体" w:hint="eastAsia"/>
        <w:sz w:val="36"/>
      </w:rPr>
    </w:lvl>
    <w:lvl w:ilvl="1">
      <w:start w:val="1"/>
      <w:numFmt w:val="decimal"/>
      <w:suff w:val="space"/>
      <w:lvlText w:val="%1.%2"/>
      <w:lvlJc w:val="left"/>
      <w:pPr>
        <w:ind w:left="578" w:hanging="578"/>
      </w:pPr>
      <w:rPr>
        <w:rFonts w:ascii="黑体" w:eastAsia="黑体" w:hAnsi="黑体" w:hint="eastAsia"/>
        <w:kern w:val="2"/>
        <w:sz w:val="32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ascii="黑体" w:eastAsia="黑体" w:hAnsi="黑体" w:hint="eastAsia"/>
        <w:kern w:val="2"/>
        <w:sz w:val="28"/>
      </w:rPr>
    </w:lvl>
    <w:lvl w:ilvl="3">
      <w:start w:val="1"/>
      <w:numFmt w:val="decimal"/>
      <w:lvlRestart w:val="1"/>
      <w:lvlText w:val="图%1.%4 "/>
      <w:lvlJc w:val="center"/>
      <w:pPr>
        <w:ind w:left="0" w:firstLine="288"/>
      </w:pPr>
      <w:rPr>
        <w:rFonts w:ascii="宋体" w:eastAsia="宋体" w:hAnsi="宋体" w:hint="eastAsia"/>
        <w:sz w:val="24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2" w15:restartNumberingAfterBreak="0">
    <w:nsid w:val="2F0040CC"/>
    <w:multiLevelType w:val="hybridMultilevel"/>
    <w:tmpl w:val="8B9C60B8"/>
    <w:lvl w:ilvl="0" w:tplc="C9FC436C">
      <w:start w:val="1"/>
      <w:numFmt w:val="decimal"/>
      <w:pStyle w:val="a"/>
      <w:lvlText w:val="[%1]"/>
      <w:lvlJc w:val="left"/>
      <w:pPr>
        <w:ind w:left="440" w:hanging="440"/>
      </w:pPr>
      <w:rPr>
        <w:rFonts w:ascii="Times New Roman" w:hAnsi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18972B5"/>
    <w:multiLevelType w:val="multilevel"/>
    <w:tmpl w:val="F3D270D2"/>
    <w:lvl w:ilvl="0">
      <w:start w:val="1"/>
      <w:numFmt w:val="decimal"/>
      <w:pStyle w:val="a0"/>
      <w:suff w:val="space"/>
      <w:lvlText w:val="第%1章"/>
      <w:lvlJc w:val="left"/>
      <w:pPr>
        <w:ind w:left="432" w:hanging="432"/>
      </w:pPr>
      <w:rPr>
        <w:rFonts w:ascii="黑体" w:eastAsia="黑体" w:hAnsi="黑体" w:hint="eastAsia"/>
        <w:sz w:val="36"/>
      </w:rPr>
    </w:lvl>
    <w:lvl w:ilvl="1">
      <w:start w:val="1"/>
      <w:numFmt w:val="decimal"/>
      <w:pStyle w:val="a1"/>
      <w:suff w:val="space"/>
      <w:lvlText w:val="%1.%2"/>
      <w:lvlJc w:val="left"/>
      <w:pPr>
        <w:ind w:left="578" w:hanging="578"/>
      </w:pPr>
      <w:rPr>
        <w:rFonts w:ascii="黑体" w:eastAsia="黑体" w:hAnsi="黑体" w:hint="eastAsia"/>
        <w:kern w:val="2"/>
        <w:sz w:val="32"/>
      </w:rPr>
    </w:lvl>
    <w:lvl w:ilvl="2">
      <w:start w:val="1"/>
      <w:numFmt w:val="decimal"/>
      <w:pStyle w:val="a2"/>
      <w:suff w:val="space"/>
      <w:lvlText w:val="%1.%2.%3"/>
      <w:lvlJc w:val="left"/>
      <w:pPr>
        <w:ind w:left="720" w:hanging="720"/>
      </w:pPr>
      <w:rPr>
        <w:rFonts w:ascii="黑体" w:eastAsia="黑体" w:hAnsi="黑体" w:hint="eastAsia"/>
        <w:kern w:val="2"/>
        <w:sz w:val="28"/>
      </w:rPr>
    </w:lvl>
    <w:lvl w:ilvl="3">
      <w:start w:val="1"/>
      <w:numFmt w:val="decimal"/>
      <w:lvlRestart w:val="1"/>
      <w:pStyle w:val="a3"/>
      <w:lvlText w:val="图%1.%4 "/>
      <w:lvlJc w:val="center"/>
      <w:pPr>
        <w:ind w:left="0" w:firstLine="288"/>
      </w:pPr>
      <w:rPr>
        <w:rFonts w:ascii="宋体" w:eastAsia="宋体" w:hAnsi="宋体" w:hint="eastAsia"/>
        <w:sz w:val="24"/>
      </w:rPr>
    </w:lvl>
    <w:lvl w:ilvl="4">
      <w:start w:val="1"/>
      <w:numFmt w:val="decimal"/>
      <w:lvlRestart w:val="1"/>
      <w:pStyle w:val="a4"/>
      <w:lvlText w:val="表%1.%5 "/>
      <w:lvlJc w:val="left"/>
      <w:pPr>
        <w:ind w:left="1008" w:hanging="1008"/>
      </w:pPr>
      <w:rPr>
        <w:rFonts w:ascii="宋体" w:eastAsia="宋体" w:hAnsi="宋体" w:hint="eastAsia"/>
        <w:sz w:val="24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4" w15:restartNumberingAfterBreak="0">
    <w:nsid w:val="7869162D"/>
    <w:multiLevelType w:val="multilevel"/>
    <w:tmpl w:val="72661B32"/>
    <w:lvl w:ilvl="0">
      <w:start w:val="1"/>
      <w:numFmt w:val="decimal"/>
      <w:suff w:val="space"/>
      <w:lvlText w:val="第%1章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578" w:hanging="578"/>
      </w:pPr>
      <w:rPr>
        <w:rFonts w:ascii="黑体" w:eastAsia="黑体" w:hAnsi="黑体" w:hint="eastAsia"/>
        <w:kern w:val="2"/>
        <w:sz w:val="32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ascii="黑体" w:eastAsia="黑体" w:hAnsi="黑体" w:hint="eastAsia"/>
        <w:kern w:val="2"/>
        <w:sz w:val="28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 w16cid:durableId="2116095031">
    <w:abstractNumId w:val="3"/>
    <w:lvlOverride w:ilvl="0">
      <w:lvl w:ilvl="0">
        <w:start w:val="1"/>
        <w:numFmt w:val="decimal"/>
        <w:pStyle w:val="a0"/>
        <w:suff w:val="space"/>
        <w:lvlText w:val="第%1章"/>
        <w:lvlJc w:val="left"/>
        <w:pPr>
          <w:ind w:left="432" w:hanging="432"/>
        </w:pPr>
        <w:rPr>
          <w:rFonts w:ascii="黑体" w:eastAsia="黑体" w:hAnsi="黑体" w:hint="eastAsia"/>
          <w:sz w:val="36"/>
        </w:rPr>
      </w:lvl>
    </w:lvlOverride>
    <w:lvlOverride w:ilvl="1">
      <w:lvl w:ilvl="1">
        <w:start w:val="1"/>
        <w:numFmt w:val="decimal"/>
        <w:pStyle w:val="a1"/>
        <w:suff w:val="space"/>
        <w:lvlText w:val="%1.%2"/>
        <w:lvlJc w:val="left"/>
        <w:pPr>
          <w:ind w:left="578" w:hanging="578"/>
        </w:pPr>
        <w:rPr>
          <w:rFonts w:ascii="黑体" w:eastAsia="黑体" w:hAnsi="黑体" w:hint="eastAsia"/>
          <w:kern w:val="2"/>
          <w:sz w:val="32"/>
        </w:rPr>
      </w:lvl>
    </w:lvlOverride>
    <w:lvlOverride w:ilvl="2">
      <w:lvl w:ilvl="2">
        <w:start w:val="1"/>
        <w:numFmt w:val="decimal"/>
        <w:pStyle w:val="a2"/>
        <w:suff w:val="space"/>
        <w:lvlText w:val="%1.%2.%3"/>
        <w:lvlJc w:val="left"/>
        <w:pPr>
          <w:ind w:left="720" w:hanging="720"/>
        </w:pPr>
        <w:rPr>
          <w:rFonts w:ascii="黑体" w:eastAsia="黑体" w:hAnsi="黑体" w:hint="eastAsia"/>
          <w:kern w:val="2"/>
          <w:sz w:val="28"/>
        </w:rPr>
      </w:lvl>
    </w:lvlOverride>
    <w:lvlOverride w:ilvl="3">
      <w:lvl w:ilvl="3">
        <w:start w:val="1"/>
        <w:numFmt w:val="decimal"/>
        <w:lvlRestart w:val="1"/>
        <w:pStyle w:val="a3"/>
        <w:lvlText w:val="图%1.%4 "/>
        <w:lvlJc w:val="center"/>
        <w:pPr>
          <w:ind w:left="0" w:firstLine="288"/>
        </w:pPr>
        <w:rPr>
          <w:rFonts w:ascii="宋体" w:eastAsia="宋体" w:hAnsi="宋体" w:hint="eastAsia"/>
          <w:sz w:val="24"/>
        </w:rPr>
      </w:lvl>
    </w:lvlOverride>
    <w:lvlOverride w:ilvl="4">
      <w:lvl w:ilvl="4">
        <w:start w:val="1"/>
        <w:numFmt w:val="decimal"/>
        <w:lvlRestart w:val="1"/>
        <w:pStyle w:val="a4"/>
        <w:lvlText w:val="表%1.%5 "/>
        <w:lvlJc w:val="center"/>
        <w:pPr>
          <w:ind w:left="0" w:firstLine="288"/>
        </w:pPr>
        <w:rPr>
          <w:rFonts w:ascii="宋体" w:eastAsia="宋体" w:hAnsi="宋体" w:hint="eastAsia"/>
          <w:sz w:val="24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2" w16cid:durableId="1413814824">
    <w:abstractNumId w:val="3"/>
  </w:num>
  <w:num w:numId="3" w16cid:durableId="327445128">
    <w:abstractNumId w:val="3"/>
  </w:num>
  <w:num w:numId="4" w16cid:durableId="876895726">
    <w:abstractNumId w:val="3"/>
  </w:num>
  <w:num w:numId="5" w16cid:durableId="1176460819">
    <w:abstractNumId w:val="3"/>
  </w:num>
  <w:num w:numId="6" w16cid:durableId="1365059529">
    <w:abstractNumId w:val="4"/>
  </w:num>
  <w:num w:numId="7" w16cid:durableId="328140094">
    <w:abstractNumId w:val="1"/>
  </w:num>
  <w:num w:numId="8" w16cid:durableId="1962228729">
    <w:abstractNumId w:val="3"/>
  </w:num>
  <w:num w:numId="9" w16cid:durableId="1982926905">
    <w:abstractNumId w:val="3"/>
  </w:num>
  <w:num w:numId="10" w16cid:durableId="235476673">
    <w:abstractNumId w:val="3"/>
  </w:num>
  <w:num w:numId="11" w16cid:durableId="403575862">
    <w:abstractNumId w:val="3"/>
  </w:num>
  <w:num w:numId="12" w16cid:durableId="581255952">
    <w:abstractNumId w:val="2"/>
  </w:num>
  <w:num w:numId="13" w16cid:durableId="1360282584">
    <w:abstractNumId w:val="4"/>
  </w:num>
  <w:num w:numId="14" w16cid:durableId="1933194976">
    <w:abstractNumId w:val="1"/>
  </w:num>
  <w:num w:numId="15" w16cid:durableId="1915233973">
    <w:abstractNumId w:val="3"/>
  </w:num>
  <w:num w:numId="16" w16cid:durableId="748885642">
    <w:abstractNumId w:val="3"/>
  </w:num>
  <w:num w:numId="17" w16cid:durableId="1667632006">
    <w:abstractNumId w:val="3"/>
  </w:num>
  <w:num w:numId="18" w16cid:durableId="1311866120">
    <w:abstractNumId w:val="3"/>
  </w:num>
  <w:num w:numId="19" w16cid:durableId="1629166911">
    <w:abstractNumId w:val="3"/>
  </w:num>
  <w:num w:numId="20" w16cid:durableId="539052613">
    <w:abstractNumId w:val="3"/>
  </w:num>
  <w:num w:numId="21" w16cid:durableId="33509938">
    <w:abstractNumId w:val="3"/>
  </w:num>
  <w:num w:numId="22" w16cid:durableId="48191655">
    <w:abstractNumId w:val="3"/>
  </w:num>
  <w:num w:numId="23" w16cid:durableId="1400205541">
    <w:abstractNumId w:val="2"/>
  </w:num>
  <w:num w:numId="24" w16cid:durableId="1304581665">
    <w:abstractNumId w:val="3"/>
    <w:lvlOverride w:ilvl="0">
      <w:lvl w:ilvl="0">
        <w:start w:val="1"/>
        <w:numFmt w:val="decimal"/>
        <w:pStyle w:val="a0"/>
        <w:suff w:val="space"/>
        <w:lvlText w:val="第%1章"/>
        <w:lvlJc w:val="left"/>
        <w:pPr>
          <w:ind w:left="432" w:hanging="432"/>
        </w:pPr>
        <w:rPr>
          <w:rFonts w:ascii="黑体" w:eastAsia="黑体" w:hAnsi="黑体" w:hint="eastAsia"/>
          <w:sz w:val="36"/>
        </w:rPr>
      </w:lvl>
    </w:lvlOverride>
    <w:lvlOverride w:ilvl="1">
      <w:lvl w:ilvl="1">
        <w:start w:val="1"/>
        <w:numFmt w:val="decimal"/>
        <w:pStyle w:val="a1"/>
        <w:suff w:val="space"/>
        <w:lvlText w:val="%1.%2"/>
        <w:lvlJc w:val="left"/>
        <w:pPr>
          <w:ind w:left="578" w:hanging="578"/>
        </w:pPr>
        <w:rPr>
          <w:rFonts w:ascii="黑体" w:eastAsia="黑体" w:hAnsi="黑体" w:hint="eastAsia"/>
          <w:kern w:val="2"/>
          <w:sz w:val="32"/>
        </w:rPr>
      </w:lvl>
    </w:lvlOverride>
    <w:lvlOverride w:ilvl="2">
      <w:lvl w:ilvl="2">
        <w:start w:val="1"/>
        <w:numFmt w:val="decimal"/>
        <w:pStyle w:val="a2"/>
        <w:suff w:val="space"/>
        <w:lvlText w:val="%1.%2.%3"/>
        <w:lvlJc w:val="left"/>
        <w:pPr>
          <w:ind w:left="720" w:hanging="720"/>
        </w:pPr>
        <w:rPr>
          <w:rFonts w:ascii="黑体" w:eastAsia="黑体" w:hAnsi="黑体" w:hint="eastAsia"/>
          <w:kern w:val="2"/>
          <w:sz w:val="28"/>
        </w:rPr>
      </w:lvl>
    </w:lvlOverride>
    <w:lvlOverride w:ilvl="3">
      <w:lvl w:ilvl="3">
        <w:start w:val="1"/>
        <w:numFmt w:val="decimal"/>
        <w:lvlRestart w:val="1"/>
        <w:pStyle w:val="a3"/>
        <w:lvlText w:val="图%1.%4 "/>
        <w:lvlJc w:val="center"/>
        <w:pPr>
          <w:ind w:left="0" w:firstLine="288"/>
        </w:pPr>
        <w:rPr>
          <w:rFonts w:ascii="宋体" w:eastAsia="宋体" w:hAnsi="宋体" w:hint="eastAsia"/>
          <w:sz w:val="24"/>
        </w:rPr>
      </w:lvl>
    </w:lvlOverride>
    <w:lvlOverride w:ilvl="4">
      <w:lvl w:ilvl="4">
        <w:start w:val="1"/>
        <w:numFmt w:val="decimal"/>
        <w:lvlRestart w:val="1"/>
        <w:pStyle w:val="a4"/>
        <w:lvlText w:val="表%1.%5 "/>
        <w:lvlJc w:val="center"/>
        <w:pPr>
          <w:ind w:left="0" w:firstLine="288"/>
        </w:pPr>
        <w:rPr>
          <w:rFonts w:ascii="宋体" w:eastAsia="宋体" w:hAnsi="宋体" w:hint="eastAsia"/>
          <w:sz w:val="24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25" w16cid:durableId="40777534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洋 刘">
    <w15:presenceInfo w15:providerId="Windows Live" w15:userId="82c670d4bc4083fe"/>
  </w15:person>
  <w15:person w15:author="新一 工藤">
    <w15:presenceInfo w15:providerId="Windows Live" w15:userId="a2e42e0f1012a35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007"/>
    <w:rsid w:val="0014392E"/>
    <w:rsid w:val="00202E2D"/>
    <w:rsid w:val="002059E1"/>
    <w:rsid w:val="00232466"/>
    <w:rsid w:val="0024751D"/>
    <w:rsid w:val="002648B4"/>
    <w:rsid w:val="00282563"/>
    <w:rsid w:val="00327047"/>
    <w:rsid w:val="0034461C"/>
    <w:rsid w:val="003E0B82"/>
    <w:rsid w:val="004221EB"/>
    <w:rsid w:val="00482983"/>
    <w:rsid w:val="00506C82"/>
    <w:rsid w:val="00595E3C"/>
    <w:rsid w:val="00641DDC"/>
    <w:rsid w:val="00687650"/>
    <w:rsid w:val="0073470D"/>
    <w:rsid w:val="007708E1"/>
    <w:rsid w:val="00796007"/>
    <w:rsid w:val="007C6EA2"/>
    <w:rsid w:val="007E7C36"/>
    <w:rsid w:val="008050B9"/>
    <w:rsid w:val="00835E8D"/>
    <w:rsid w:val="00855E26"/>
    <w:rsid w:val="00890D7D"/>
    <w:rsid w:val="008A0296"/>
    <w:rsid w:val="008C5EF1"/>
    <w:rsid w:val="0090488B"/>
    <w:rsid w:val="0092443A"/>
    <w:rsid w:val="009414B9"/>
    <w:rsid w:val="00966F62"/>
    <w:rsid w:val="009707D2"/>
    <w:rsid w:val="00A337A9"/>
    <w:rsid w:val="00A579D8"/>
    <w:rsid w:val="00A7763C"/>
    <w:rsid w:val="00AA1AAA"/>
    <w:rsid w:val="00AA368C"/>
    <w:rsid w:val="00B60E20"/>
    <w:rsid w:val="00B86268"/>
    <w:rsid w:val="00BB298A"/>
    <w:rsid w:val="00C0188C"/>
    <w:rsid w:val="00C13CEF"/>
    <w:rsid w:val="00C23186"/>
    <w:rsid w:val="00C64B72"/>
    <w:rsid w:val="00CA2C66"/>
    <w:rsid w:val="00CE5F87"/>
    <w:rsid w:val="00D75734"/>
    <w:rsid w:val="00E078AF"/>
    <w:rsid w:val="00E46D4F"/>
    <w:rsid w:val="00E54C7F"/>
    <w:rsid w:val="00EE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64D55EB5"/>
  <w15:chartTrackingRefBased/>
  <w15:docId w15:val="{1BB55BE2-4D3D-46D1-888F-B30713BDA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Normal Indent" w:qFormat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caption" w:semiHidden="1" w:uiPriority="2" w:unhideWhenUsed="1" w:qFormat="1"/>
    <w:lsdException w:name="annotation reference" w:semiHidden="1" w:unhideWhenUsed="1"/>
    <w:lsdException w:name="Title" w:qFormat="1"/>
    <w:lsdException w:name="Default Paragraph Font" w:semiHidden="1" w:uiPriority="1" w:unhideWhenUsed="1"/>
    <w:lsdException w:name="Body Text" w:semiHidden="1" w:unhideWhenUsed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5">
    <w:name w:val="Normal"/>
    <w:qFormat/>
    <w:rsid w:val="007E7C36"/>
    <w:pPr>
      <w:widowControl w:val="0"/>
      <w:jc w:val="both"/>
    </w:pPr>
  </w:style>
  <w:style w:type="paragraph" w:styleId="1">
    <w:name w:val="heading 1"/>
    <w:basedOn w:val="a5"/>
    <w:next w:val="a5"/>
    <w:link w:val="10"/>
    <w:qFormat/>
    <w:rsid w:val="004221E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5"/>
    <w:next w:val="a5"/>
    <w:link w:val="20"/>
    <w:semiHidden/>
    <w:unhideWhenUsed/>
    <w:qFormat/>
    <w:rsid w:val="004221E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5"/>
    <w:next w:val="a5"/>
    <w:link w:val="30"/>
    <w:qFormat/>
    <w:rsid w:val="004221EB"/>
    <w:pPr>
      <w:keepNext/>
      <w:keepLines/>
      <w:spacing w:before="260" w:after="260" w:line="416" w:lineRule="auto"/>
      <w:outlineLvl w:val="2"/>
    </w:pPr>
    <w:rPr>
      <w:rFonts w:ascii="仿宋_GB2312" w:eastAsia="黑体"/>
      <w:sz w:val="36"/>
      <w:szCs w:val="32"/>
    </w:rPr>
  </w:style>
  <w:style w:type="paragraph" w:styleId="4">
    <w:name w:val="heading 4"/>
    <w:basedOn w:val="a5"/>
    <w:next w:val="a5"/>
    <w:link w:val="40"/>
    <w:semiHidden/>
    <w:unhideWhenUsed/>
    <w:qFormat/>
    <w:rsid w:val="004221EB"/>
    <w:pPr>
      <w:keepNext/>
      <w:keepLines/>
      <w:numPr>
        <w:ilvl w:val="3"/>
        <w:numId w:val="13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5"/>
    <w:next w:val="a5"/>
    <w:link w:val="50"/>
    <w:semiHidden/>
    <w:unhideWhenUsed/>
    <w:qFormat/>
    <w:rsid w:val="004221EB"/>
    <w:pPr>
      <w:keepNext/>
      <w:keepLines/>
      <w:numPr>
        <w:ilvl w:val="4"/>
        <w:numId w:val="14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5"/>
    <w:next w:val="a5"/>
    <w:link w:val="60"/>
    <w:semiHidden/>
    <w:unhideWhenUsed/>
    <w:qFormat/>
    <w:rsid w:val="004221EB"/>
    <w:pPr>
      <w:keepNext/>
      <w:keepLines/>
      <w:numPr>
        <w:ilvl w:val="5"/>
        <w:numId w:val="24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7">
    <w:name w:val="heading 7"/>
    <w:basedOn w:val="a5"/>
    <w:next w:val="a5"/>
    <w:link w:val="70"/>
    <w:semiHidden/>
    <w:unhideWhenUsed/>
    <w:qFormat/>
    <w:rsid w:val="004221EB"/>
    <w:pPr>
      <w:keepNext/>
      <w:keepLines/>
      <w:numPr>
        <w:ilvl w:val="6"/>
        <w:numId w:val="24"/>
      </w:numPr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5"/>
    <w:next w:val="a5"/>
    <w:link w:val="80"/>
    <w:semiHidden/>
    <w:unhideWhenUsed/>
    <w:qFormat/>
    <w:rsid w:val="004221EB"/>
    <w:pPr>
      <w:keepNext/>
      <w:keepLines/>
      <w:numPr>
        <w:ilvl w:val="7"/>
        <w:numId w:val="24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5"/>
    <w:next w:val="a5"/>
    <w:link w:val="90"/>
    <w:semiHidden/>
    <w:unhideWhenUsed/>
    <w:qFormat/>
    <w:rsid w:val="004221EB"/>
    <w:pPr>
      <w:keepNext/>
      <w:keepLines/>
      <w:numPr>
        <w:ilvl w:val="8"/>
        <w:numId w:val="24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a4">
    <w:name w:val="毕设表题"/>
    <w:basedOn w:val="a5"/>
    <w:qFormat/>
    <w:rsid w:val="004221EB"/>
    <w:pPr>
      <w:numPr>
        <w:ilvl w:val="4"/>
        <w:numId w:val="24"/>
      </w:numPr>
      <w:tabs>
        <w:tab w:val="num" w:pos="360"/>
      </w:tabs>
      <w:spacing w:beforeLines="50" w:before="156" w:afterLines="50" w:after="156" w:line="360" w:lineRule="auto"/>
      <w:ind w:firstLine="0"/>
      <w:jc w:val="center"/>
    </w:pPr>
    <w:rPr>
      <w:rFonts w:ascii="宋体" w:hAnsi="宋体"/>
    </w:rPr>
  </w:style>
  <w:style w:type="paragraph" w:customStyle="1" w:styleId="a1">
    <w:name w:val="毕设二级"/>
    <w:next w:val="a5"/>
    <w:link w:val="a9"/>
    <w:qFormat/>
    <w:rsid w:val="004221EB"/>
    <w:pPr>
      <w:numPr>
        <w:ilvl w:val="1"/>
        <w:numId w:val="24"/>
      </w:numPr>
      <w:tabs>
        <w:tab w:val="num" w:pos="360"/>
      </w:tabs>
      <w:spacing w:beforeLines="50" w:before="156" w:afterLines="50" w:after="156" w:line="400" w:lineRule="exact"/>
      <w:ind w:left="0" w:firstLine="0"/>
      <w:outlineLvl w:val="1"/>
    </w:pPr>
    <w:rPr>
      <w:rFonts w:ascii="黑体" w:eastAsia="黑体"/>
      <w:bCs/>
      <w:sz w:val="32"/>
      <w:szCs w:val="32"/>
    </w:rPr>
  </w:style>
  <w:style w:type="character" w:customStyle="1" w:styleId="a9">
    <w:name w:val="毕设二级 字符"/>
    <w:link w:val="a1"/>
    <w:rsid w:val="004221EB"/>
    <w:rPr>
      <w:rFonts w:ascii="黑体" w:eastAsia="黑体" w:hAnsi="Times New Roman" w:cs="Times New Roman"/>
      <w:bCs/>
      <w:sz w:val="32"/>
      <w:szCs w:val="32"/>
    </w:rPr>
  </w:style>
  <w:style w:type="paragraph" w:customStyle="1" w:styleId="aa">
    <w:name w:val="毕设目录"/>
    <w:basedOn w:val="a5"/>
    <w:qFormat/>
    <w:rsid w:val="004221EB"/>
    <w:pPr>
      <w:tabs>
        <w:tab w:val="right" w:leader="dot" w:pos="9345"/>
      </w:tabs>
      <w:spacing w:line="360" w:lineRule="auto"/>
    </w:pPr>
    <w:rPr>
      <w:szCs w:val="32"/>
      <w:lang w:val="zh-CN"/>
    </w:rPr>
  </w:style>
  <w:style w:type="paragraph" w:customStyle="1" w:styleId="a2">
    <w:name w:val="毕设三级"/>
    <w:basedOn w:val="a5"/>
    <w:link w:val="ab"/>
    <w:qFormat/>
    <w:rsid w:val="004221EB"/>
    <w:pPr>
      <w:keepNext/>
      <w:keepLines/>
      <w:widowControl/>
      <w:numPr>
        <w:ilvl w:val="2"/>
        <w:numId w:val="24"/>
      </w:numPr>
      <w:spacing w:beforeLines="50" w:before="156" w:afterLines="50" w:after="156" w:line="400" w:lineRule="exact"/>
      <w:jc w:val="left"/>
      <w:outlineLvl w:val="1"/>
    </w:pPr>
    <w:rPr>
      <w:rFonts w:ascii="黑体" w:eastAsia="黑体" w:hAnsi="黑体"/>
      <w:sz w:val="28"/>
      <w:szCs w:val="28"/>
    </w:rPr>
  </w:style>
  <w:style w:type="character" w:customStyle="1" w:styleId="ab">
    <w:name w:val="毕设三级 字符"/>
    <w:link w:val="a2"/>
    <w:qFormat/>
    <w:rsid w:val="004221EB"/>
    <w:rPr>
      <w:rFonts w:ascii="黑体" w:eastAsia="黑体" w:hAnsi="黑体" w:cs="Times New Roman"/>
      <w:sz w:val="28"/>
      <w:szCs w:val="28"/>
    </w:rPr>
  </w:style>
  <w:style w:type="paragraph" w:customStyle="1" w:styleId="a3">
    <w:name w:val="毕设图题"/>
    <w:basedOn w:val="a5"/>
    <w:link w:val="ac"/>
    <w:qFormat/>
    <w:rsid w:val="004221EB"/>
    <w:pPr>
      <w:numPr>
        <w:ilvl w:val="3"/>
        <w:numId w:val="24"/>
      </w:numPr>
      <w:spacing w:beforeLines="50" w:before="156" w:afterLines="50" w:after="156" w:line="360" w:lineRule="auto"/>
      <w:jc w:val="center"/>
    </w:pPr>
    <w:rPr>
      <w:rFonts w:ascii="宋体" w:hAnsi="宋体"/>
    </w:rPr>
  </w:style>
  <w:style w:type="character" w:customStyle="1" w:styleId="ac">
    <w:name w:val="毕设图题 字符"/>
    <w:link w:val="a3"/>
    <w:qFormat/>
    <w:rsid w:val="004221EB"/>
    <w:rPr>
      <w:rFonts w:ascii="宋体" w:eastAsia="宋体" w:hAnsi="宋体" w:cs="Times New Roman"/>
      <w:sz w:val="24"/>
      <w:szCs w:val="24"/>
    </w:rPr>
  </w:style>
  <w:style w:type="paragraph" w:customStyle="1" w:styleId="a0">
    <w:name w:val="毕设一级"/>
    <w:basedOn w:val="a5"/>
    <w:next w:val="a5"/>
    <w:link w:val="ad"/>
    <w:qFormat/>
    <w:rsid w:val="004221EB"/>
    <w:pPr>
      <w:widowControl/>
      <w:numPr>
        <w:numId w:val="24"/>
      </w:numPr>
      <w:spacing w:beforeLines="50" w:before="156" w:afterLines="50" w:after="156" w:line="400" w:lineRule="exact"/>
      <w:jc w:val="center"/>
      <w:outlineLvl w:val="0"/>
    </w:pPr>
    <w:rPr>
      <w:rFonts w:ascii="黑体" w:eastAsia="黑体"/>
      <w:bCs/>
      <w:kern w:val="44"/>
      <w:sz w:val="36"/>
      <w:szCs w:val="36"/>
    </w:rPr>
  </w:style>
  <w:style w:type="character" w:customStyle="1" w:styleId="ad">
    <w:name w:val="毕设一级 字符"/>
    <w:link w:val="a0"/>
    <w:rsid w:val="004221EB"/>
    <w:rPr>
      <w:rFonts w:ascii="黑体" w:eastAsia="黑体" w:hAnsi="Times New Roman" w:cs="Times New Roman"/>
      <w:bCs/>
      <w:kern w:val="44"/>
      <w:sz w:val="36"/>
      <w:szCs w:val="36"/>
    </w:rPr>
  </w:style>
  <w:style w:type="paragraph" w:customStyle="1" w:styleId="ae">
    <w:name w:val="毕设正文"/>
    <w:basedOn w:val="a5"/>
    <w:link w:val="af"/>
    <w:qFormat/>
    <w:rsid w:val="004221EB"/>
    <w:pPr>
      <w:spacing w:line="400" w:lineRule="exact"/>
      <w:ind w:firstLineChars="200" w:firstLine="480"/>
    </w:pPr>
    <w:rPr>
      <w:rFonts w:cs="宋体"/>
    </w:rPr>
  </w:style>
  <w:style w:type="character" w:customStyle="1" w:styleId="af">
    <w:name w:val="毕设正文 字符"/>
    <w:link w:val="ae"/>
    <w:qFormat/>
    <w:rsid w:val="004221EB"/>
    <w:rPr>
      <w:rFonts w:ascii="Times New Roman" w:eastAsia="宋体" w:hAnsi="Times New Roman" w:cs="宋体"/>
      <w:sz w:val="24"/>
      <w:szCs w:val="24"/>
    </w:rPr>
  </w:style>
  <w:style w:type="character" w:customStyle="1" w:styleId="10">
    <w:name w:val="标题 1 字符"/>
    <w:link w:val="1"/>
    <w:rsid w:val="004221EB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6"/>
    <w:link w:val="2"/>
    <w:semiHidden/>
    <w:rsid w:val="004221E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6"/>
    <w:link w:val="3"/>
    <w:rsid w:val="004221EB"/>
    <w:rPr>
      <w:rFonts w:ascii="仿宋_GB2312" w:eastAsia="黑体" w:hAnsi="Times New Roman" w:cs="Times New Roman"/>
      <w:sz w:val="36"/>
      <w:szCs w:val="32"/>
    </w:rPr>
  </w:style>
  <w:style w:type="character" w:customStyle="1" w:styleId="40">
    <w:name w:val="标题 4 字符"/>
    <w:basedOn w:val="a6"/>
    <w:link w:val="4"/>
    <w:semiHidden/>
    <w:rsid w:val="004221E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6"/>
    <w:link w:val="5"/>
    <w:semiHidden/>
    <w:rsid w:val="004221EB"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0">
    <w:name w:val="标题 6 字符"/>
    <w:basedOn w:val="a6"/>
    <w:link w:val="6"/>
    <w:semiHidden/>
    <w:rsid w:val="004221EB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6"/>
    <w:link w:val="7"/>
    <w:semiHidden/>
    <w:rsid w:val="004221EB"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0">
    <w:name w:val="标题 8 字符"/>
    <w:basedOn w:val="a6"/>
    <w:link w:val="8"/>
    <w:semiHidden/>
    <w:rsid w:val="004221EB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6"/>
    <w:link w:val="9"/>
    <w:semiHidden/>
    <w:rsid w:val="004221EB"/>
    <w:rPr>
      <w:rFonts w:asciiTheme="majorHAnsi" w:eastAsiaTheme="majorEastAsia" w:hAnsiTheme="majorHAnsi" w:cstheme="majorBidi"/>
      <w:szCs w:val="21"/>
    </w:rPr>
  </w:style>
  <w:style w:type="paragraph" w:customStyle="1" w:styleId="af0">
    <w:name w:val="参考文献/致谢标题"/>
    <w:basedOn w:val="a0"/>
    <w:qFormat/>
    <w:rsid w:val="004221EB"/>
    <w:pPr>
      <w:numPr>
        <w:numId w:val="0"/>
      </w:numPr>
      <w:ind w:left="432"/>
    </w:pPr>
    <w:rPr>
      <w:rFonts w:ascii="Times New Roman"/>
      <w:bCs w:val="0"/>
    </w:rPr>
  </w:style>
  <w:style w:type="paragraph" w:customStyle="1" w:styleId="a">
    <w:name w:val="参考文献正文"/>
    <w:basedOn w:val="a5"/>
    <w:qFormat/>
    <w:rsid w:val="004221EB"/>
    <w:pPr>
      <w:numPr>
        <w:numId w:val="23"/>
      </w:numPr>
      <w:tabs>
        <w:tab w:val="num" w:pos="420"/>
      </w:tabs>
      <w:spacing w:before="60" w:line="400" w:lineRule="exact"/>
      <w:ind w:rightChars="-71" w:right="-170"/>
    </w:pPr>
    <w:rPr>
      <w:rFonts w:ascii="宋体" w:hAnsi="宋体"/>
      <w:sz w:val="21"/>
      <w:szCs w:val="21"/>
    </w:rPr>
  </w:style>
  <w:style w:type="paragraph" w:customStyle="1" w:styleId="af1">
    <w:name w:val="目录"/>
    <w:basedOn w:val="a5"/>
    <w:qFormat/>
    <w:rsid w:val="004221EB"/>
    <w:pPr>
      <w:tabs>
        <w:tab w:val="right" w:leader="dot" w:pos="9345"/>
      </w:tabs>
      <w:spacing w:line="360" w:lineRule="auto"/>
    </w:pPr>
    <w:rPr>
      <w:b/>
      <w:szCs w:val="32"/>
      <w:lang w:val="zh-CN"/>
    </w:rPr>
  </w:style>
  <w:style w:type="paragraph" w:styleId="af2">
    <w:name w:val="annotation text"/>
    <w:basedOn w:val="a5"/>
    <w:link w:val="af3"/>
    <w:rsid w:val="004221EB"/>
    <w:pPr>
      <w:jc w:val="left"/>
    </w:pPr>
  </w:style>
  <w:style w:type="character" w:customStyle="1" w:styleId="af3">
    <w:name w:val="批注文字 字符"/>
    <w:link w:val="af2"/>
    <w:rsid w:val="004221EB"/>
    <w:rPr>
      <w:rFonts w:ascii="Times New Roman" w:eastAsia="宋体" w:hAnsi="Times New Roman" w:cs="Times New Roman"/>
      <w:sz w:val="24"/>
      <w:szCs w:val="24"/>
    </w:rPr>
  </w:style>
  <w:style w:type="character" w:styleId="af4">
    <w:name w:val="annotation reference"/>
    <w:rsid w:val="004221EB"/>
    <w:rPr>
      <w:sz w:val="21"/>
      <w:szCs w:val="21"/>
    </w:rPr>
  </w:style>
  <w:style w:type="paragraph" w:styleId="af5">
    <w:name w:val="annotation subject"/>
    <w:basedOn w:val="af2"/>
    <w:next w:val="af2"/>
    <w:link w:val="af6"/>
    <w:rsid w:val="004221EB"/>
    <w:rPr>
      <w:b/>
      <w:bCs/>
    </w:rPr>
  </w:style>
  <w:style w:type="character" w:customStyle="1" w:styleId="af6">
    <w:name w:val="批注主题 字符"/>
    <w:link w:val="af5"/>
    <w:rsid w:val="004221EB"/>
    <w:rPr>
      <w:rFonts w:ascii="Times New Roman" w:eastAsia="宋体" w:hAnsi="Times New Roman" w:cs="Times New Roman"/>
      <w:b/>
      <w:bCs/>
      <w:sz w:val="24"/>
      <w:szCs w:val="24"/>
    </w:rPr>
  </w:style>
  <w:style w:type="paragraph" w:styleId="af7">
    <w:name w:val="caption"/>
    <w:basedOn w:val="a5"/>
    <w:next w:val="a5"/>
    <w:uiPriority w:val="2"/>
    <w:qFormat/>
    <w:rsid w:val="004221EB"/>
    <w:pPr>
      <w:spacing w:line="400" w:lineRule="exact"/>
      <w:jc w:val="center"/>
    </w:pPr>
    <w:rPr>
      <w:rFonts w:ascii="Calibri" w:eastAsia="等线" w:hAnsi="Calibri"/>
    </w:rPr>
  </w:style>
  <w:style w:type="paragraph" w:customStyle="1" w:styleId="af8">
    <w:name w:val="图片"/>
    <w:basedOn w:val="a5"/>
    <w:uiPriority w:val="1"/>
    <w:qFormat/>
    <w:rsid w:val="004221EB"/>
    <w:pPr>
      <w:jc w:val="center"/>
    </w:pPr>
    <w:rPr>
      <w:rFonts w:ascii="Calibri" w:eastAsia="等线" w:hAnsi="Calibri"/>
      <w:b/>
    </w:rPr>
  </w:style>
  <w:style w:type="paragraph" w:styleId="af9">
    <w:name w:val="footer"/>
    <w:basedOn w:val="a5"/>
    <w:link w:val="afa"/>
    <w:uiPriority w:val="99"/>
    <w:rsid w:val="004221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a">
    <w:name w:val="页脚 字符"/>
    <w:link w:val="af9"/>
    <w:uiPriority w:val="99"/>
    <w:rsid w:val="004221EB"/>
    <w:rPr>
      <w:rFonts w:ascii="Times New Roman" w:eastAsia="宋体" w:hAnsi="Times New Roman" w:cs="Times New Roman"/>
      <w:sz w:val="18"/>
      <w:szCs w:val="18"/>
    </w:rPr>
  </w:style>
  <w:style w:type="paragraph" w:styleId="afb">
    <w:name w:val="header"/>
    <w:basedOn w:val="a5"/>
    <w:link w:val="afc"/>
    <w:uiPriority w:val="99"/>
    <w:rsid w:val="004221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c">
    <w:name w:val="页眉 字符"/>
    <w:link w:val="afb"/>
    <w:uiPriority w:val="99"/>
    <w:rsid w:val="004221EB"/>
    <w:rPr>
      <w:rFonts w:ascii="Times New Roman" w:eastAsia="宋体" w:hAnsi="Times New Roman" w:cs="Times New Roman"/>
      <w:sz w:val="18"/>
      <w:szCs w:val="18"/>
    </w:rPr>
  </w:style>
  <w:style w:type="paragraph" w:customStyle="1" w:styleId="afd">
    <w:name w:val="有下标正文公式"/>
    <w:basedOn w:val="a5"/>
    <w:uiPriority w:val="1"/>
    <w:qFormat/>
    <w:rsid w:val="004221EB"/>
    <w:pPr>
      <w:tabs>
        <w:tab w:val="center" w:pos="4140"/>
        <w:tab w:val="right" w:pos="8280"/>
      </w:tabs>
      <w:spacing w:line="400" w:lineRule="exact"/>
      <w:ind w:firstLine="480"/>
    </w:pPr>
    <w:rPr>
      <w:rFonts w:ascii="Calibri" w:eastAsia="等线" w:hAnsi="Calibri"/>
      <w:szCs w:val="22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4221EB"/>
    <w:pPr>
      <w:adjustRightInd w:val="0"/>
      <w:spacing w:before="0" w:after="0" w:line="288" w:lineRule="auto"/>
      <w:jc w:val="left"/>
    </w:pPr>
    <w:rPr>
      <w:rFonts w:ascii="微软雅黑" w:eastAsia="微软雅黑" w:hAnsi="微软雅黑"/>
      <w:color w:val="000000"/>
      <w:sz w:val="32"/>
    </w:rPr>
  </w:style>
  <w:style w:type="character" w:customStyle="1" w:styleId="21bc9c4b-6a32-43e5-beaa-fd2d792c57350">
    <w:name w:val="21bc9c4b-6a32-43e5-beaa-fd2d792c5735 字符"/>
    <w:basedOn w:val="a6"/>
    <w:link w:val="21bc9c4b-6a32-43e5-beaa-fd2d792c5735"/>
    <w:rsid w:val="004221EB"/>
    <w:rPr>
      <w:rFonts w:ascii="微软雅黑" w:eastAsia="微软雅黑" w:hAnsi="微软雅黑" w:cs="Times New Roman"/>
      <w:b/>
      <w:bCs/>
      <w:color w:val="000000"/>
      <w:kern w:val="44"/>
      <w:sz w:val="32"/>
      <w:szCs w:val="44"/>
    </w:rPr>
  </w:style>
  <w:style w:type="paragraph" w:customStyle="1" w:styleId="acbfdd8b-e11b-4d36-88ff-6049b138f862">
    <w:name w:val="acbfdd8b-e11b-4d36-88ff-6049b138f862"/>
    <w:basedOn w:val="afe"/>
    <w:link w:val="acbfdd8b-e11b-4d36-88ff-6049b138f8620"/>
    <w:rsid w:val="004221EB"/>
    <w:pPr>
      <w:adjustRightInd w:val="0"/>
      <w:spacing w:after="0" w:line="288" w:lineRule="auto"/>
      <w:jc w:val="left"/>
    </w:pPr>
    <w:rPr>
      <w:rFonts w:ascii="微软雅黑" w:eastAsia="微软雅黑" w:hAnsi="微软雅黑"/>
      <w:color w:val="000000"/>
      <w:sz w:val="22"/>
    </w:rPr>
  </w:style>
  <w:style w:type="character" w:customStyle="1" w:styleId="acbfdd8b-e11b-4d36-88ff-6049b138f8620">
    <w:name w:val="acbfdd8b-e11b-4d36-88ff-6049b138f862 字符"/>
    <w:basedOn w:val="a6"/>
    <w:link w:val="acbfdd8b-e11b-4d36-88ff-6049b138f862"/>
    <w:rsid w:val="004221EB"/>
    <w:rPr>
      <w:rFonts w:ascii="微软雅黑" w:eastAsia="微软雅黑" w:hAnsi="微软雅黑" w:cs="Times New Roman"/>
      <w:color w:val="000000"/>
      <w:sz w:val="22"/>
      <w:szCs w:val="24"/>
    </w:rPr>
  </w:style>
  <w:style w:type="paragraph" w:styleId="afe">
    <w:name w:val="Body Text"/>
    <w:basedOn w:val="a5"/>
    <w:link w:val="aff"/>
    <w:rsid w:val="004221EB"/>
    <w:pPr>
      <w:spacing w:after="120"/>
    </w:pPr>
  </w:style>
  <w:style w:type="character" w:customStyle="1" w:styleId="aff">
    <w:name w:val="正文文本 字符"/>
    <w:basedOn w:val="a6"/>
    <w:link w:val="afe"/>
    <w:rsid w:val="004221EB"/>
    <w:rPr>
      <w:rFonts w:ascii="Times New Roman" w:eastAsia="宋体" w:hAnsi="Times New Roman" w:cs="Times New Roman"/>
      <w:sz w:val="24"/>
      <w:szCs w:val="24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4221EB"/>
    <w:pPr>
      <w:adjustRightInd w:val="0"/>
      <w:spacing w:before="0" w:after="0" w:line="288" w:lineRule="auto"/>
      <w:jc w:val="left"/>
    </w:pPr>
    <w:rPr>
      <w:rFonts w:ascii="微软雅黑" w:eastAsia="微软雅黑" w:hAnsi="微软雅黑"/>
      <w:color w:val="000000"/>
      <w:kern w:val="44"/>
      <w:sz w:val="28"/>
    </w:rPr>
  </w:style>
  <w:style w:type="character" w:customStyle="1" w:styleId="71e7dc79-1ff7-45e8-997d-0ebda3762b910">
    <w:name w:val="71e7dc79-1ff7-45e8-997d-0ebda3762b91 字符"/>
    <w:basedOn w:val="21bc9c4b-6a32-43e5-beaa-fd2d792c57350"/>
    <w:link w:val="71e7dc79-1ff7-45e8-997d-0ebda3762b91"/>
    <w:rsid w:val="004221EB"/>
    <w:rPr>
      <w:rFonts w:ascii="微软雅黑" w:eastAsia="微软雅黑" w:hAnsi="微软雅黑" w:cstheme="majorBidi"/>
      <w:b/>
      <w:bCs/>
      <w:color w:val="000000"/>
      <w:kern w:val="44"/>
      <w:sz w:val="28"/>
      <w:szCs w:val="32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4221EB"/>
    <w:pPr>
      <w:adjustRightInd w:val="0"/>
      <w:spacing w:before="0" w:after="0" w:line="288" w:lineRule="auto"/>
      <w:jc w:val="left"/>
    </w:pPr>
    <w:rPr>
      <w:rFonts w:ascii="微软雅黑" w:eastAsia="微软雅黑" w:hAnsi="微软雅黑" w:cstheme="majorBidi"/>
      <w:b/>
      <w:color w:val="000000"/>
      <w:kern w:val="44"/>
      <w:sz w:val="26"/>
    </w:rPr>
  </w:style>
  <w:style w:type="character" w:customStyle="1" w:styleId="b63ee27f-4cf3-414c-9275-d88e3f90795e0">
    <w:name w:val="b63ee27f-4cf3-414c-9275-d88e3f90795e 字符"/>
    <w:basedOn w:val="71e7dc79-1ff7-45e8-997d-0ebda3762b910"/>
    <w:link w:val="b63ee27f-4cf3-414c-9275-d88e3f90795e"/>
    <w:rsid w:val="004221EB"/>
    <w:rPr>
      <w:rFonts w:ascii="微软雅黑" w:eastAsia="微软雅黑" w:hAnsi="微软雅黑" w:cstheme="majorBidi"/>
      <w:b/>
      <w:bCs w:val="0"/>
      <w:color w:val="000000"/>
      <w:kern w:val="44"/>
      <w:sz w:val="26"/>
      <w:szCs w:val="32"/>
    </w:rPr>
  </w:style>
  <w:style w:type="character" w:styleId="aff0">
    <w:name w:val="Strong"/>
    <w:basedOn w:val="a6"/>
    <w:uiPriority w:val="22"/>
    <w:qFormat/>
    <w:rsid w:val="004221EB"/>
    <w:rPr>
      <w:b/>
      <w:bCs/>
    </w:rPr>
  </w:style>
  <w:style w:type="paragraph" w:styleId="aff1">
    <w:name w:val="Normal (Web)"/>
    <w:basedOn w:val="a5"/>
    <w:autoRedefine/>
    <w:uiPriority w:val="99"/>
    <w:qFormat/>
    <w:rsid w:val="004221EB"/>
    <w:pPr>
      <w:spacing w:beforeAutospacing="1" w:afterAutospacing="1" w:line="360" w:lineRule="auto"/>
      <w:ind w:firstLineChars="200" w:firstLine="200"/>
      <w:jc w:val="left"/>
    </w:pPr>
    <w:rPr>
      <w:kern w:val="0"/>
    </w:rPr>
  </w:style>
  <w:style w:type="table" w:styleId="aff2">
    <w:name w:val="Table Grid"/>
    <w:basedOn w:val="a7"/>
    <w:uiPriority w:val="99"/>
    <w:rsid w:val="004221EB"/>
    <w:rPr>
      <w:rFonts w:eastAsia="Times New Roman"/>
      <w:kern w:val="0"/>
    </w:rPr>
    <w:tblPr>
      <w:tblInd w:w="0" w:type="nil"/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table" w:styleId="aff3">
    <w:name w:val="Light List"/>
    <w:basedOn w:val="a7"/>
    <w:uiPriority w:val="61"/>
    <w:rsid w:val="004221EB"/>
    <w:rPr>
      <w:kern w:val="0"/>
      <w:sz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aff4">
    <w:name w:val="Title"/>
    <w:basedOn w:val="a5"/>
    <w:next w:val="a5"/>
    <w:link w:val="aff5"/>
    <w:qFormat/>
    <w:rsid w:val="007960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5">
    <w:name w:val="标题 字符"/>
    <w:basedOn w:val="a6"/>
    <w:link w:val="aff4"/>
    <w:rsid w:val="00796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6">
    <w:name w:val="Subtitle"/>
    <w:basedOn w:val="a5"/>
    <w:next w:val="a5"/>
    <w:link w:val="aff7"/>
    <w:qFormat/>
    <w:rsid w:val="0079600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f7">
    <w:name w:val="副标题 字符"/>
    <w:basedOn w:val="a6"/>
    <w:link w:val="aff6"/>
    <w:rsid w:val="007960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f8">
    <w:name w:val="Quote"/>
    <w:basedOn w:val="a5"/>
    <w:next w:val="a5"/>
    <w:link w:val="aff9"/>
    <w:uiPriority w:val="99"/>
    <w:qFormat/>
    <w:rsid w:val="007960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f9">
    <w:name w:val="引用 字符"/>
    <w:basedOn w:val="a6"/>
    <w:link w:val="aff8"/>
    <w:uiPriority w:val="99"/>
    <w:rsid w:val="00796007"/>
    <w:rPr>
      <w:i/>
      <w:iCs/>
      <w:color w:val="404040" w:themeColor="text1" w:themeTint="BF"/>
    </w:rPr>
  </w:style>
  <w:style w:type="paragraph" w:styleId="affa">
    <w:name w:val="List Paragraph"/>
    <w:basedOn w:val="a5"/>
    <w:uiPriority w:val="34"/>
    <w:qFormat/>
    <w:rsid w:val="00796007"/>
    <w:pPr>
      <w:ind w:left="720"/>
      <w:contextualSpacing/>
    </w:pPr>
  </w:style>
  <w:style w:type="character" w:styleId="affb">
    <w:name w:val="Intense Emphasis"/>
    <w:basedOn w:val="a6"/>
    <w:uiPriority w:val="21"/>
    <w:qFormat/>
    <w:rsid w:val="00796007"/>
    <w:rPr>
      <w:i/>
      <w:iCs/>
      <w:color w:val="0F4761" w:themeColor="accent1" w:themeShade="BF"/>
    </w:rPr>
  </w:style>
  <w:style w:type="paragraph" w:styleId="affc">
    <w:name w:val="Intense Quote"/>
    <w:basedOn w:val="a5"/>
    <w:next w:val="a5"/>
    <w:link w:val="affd"/>
    <w:uiPriority w:val="99"/>
    <w:qFormat/>
    <w:rsid w:val="00796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fd">
    <w:name w:val="明显引用 字符"/>
    <w:basedOn w:val="a6"/>
    <w:link w:val="affc"/>
    <w:uiPriority w:val="99"/>
    <w:rsid w:val="00796007"/>
    <w:rPr>
      <w:i/>
      <w:iCs/>
      <w:color w:val="0F4761" w:themeColor="accent1" w:themeShade="BF"/>
    </w:rPr>
  </w:style>
  <w:style w:type="character" w:styleId="affe">
    <w:name w:val="Intense Reference"/>
    <w:basedOn w:val="a6"/>
    <w:uiPriority w:val="32"/>
    <w:qFormat/>
    <w:rsid w:val="00796007"/>
    <w:rPr>
      <w:b/>
      <w:bCs/>
      <w:smallCaps/>
      <w:color w:val="0F4761" w:themeColor="accent1" w:themeShade="BF"/>
      <w:spacing w:val="5"/>
    </w:rPr>
  </w:style>
  <w:style w:type="paragraph" w:styleId="afff">
    <w:name w:val="Revision"/>
    <w:hidden/>
    <w:uiPriority w:val="99"/>
    <w:semiHidden/>
    <w:rsid w:val="00C13C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2.xml"/><Relationship Id="rId18" Type="http://schemas.openxmlformats.org/officeDocument/2006/relationships/customXml" Target="ink/ink4.xml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7.png"/><Relationship Id="rId47" Type="http://schemas.openxmlformats.org/officeDocument/2006/relationships/image" Target="media/image33.png"/><Relationship Id="rId50" Type="http://schemas.openxmlformats.org/officeDocument/2006/relationships/oleObject" Target="embeddings/oleObject1.bin"/><Relationship Id="rId55" Type="http://schemas.openxmlformats.org/officeDocument/2006/relationships/image" Target="media/image39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customXml" Target="ink/ink3.xml"/><Relationship Id="rId29" Type="http://schemas.openxmlformats.org/officeDocument/2006/relationships/image" Target="media/image16.png"/><Relationship Id="rId11" Type="http://schemas.openxmlformats.org/officeDocument/2006/relationships/image" Target="media/image2.png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customXml" Target="ink/ink5.xml"/><Relationship Id="rId45" Type="http://schemas.openxmlformats.org/officeDocument/2006/relationships/image" Target="media/image31.png"/><Relationship Id="rId53" Type="http://schemas.openxmlformats.org/officeDocument/2006/relationships/image" Target="media/image38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image" Target="media/image40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56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36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2.png"/><Relationship Id="rId59" Type="http://schemas.microsoft.com/office/2011/relationships/people" Target="people.xml"/><Relationship Id="rId20" Type="http://schemas.openxmlformats.org/officeDocument/2006/relationships/image" Target="media/image5.png"/><Relationship Id="rId41" Type="http://schemas.openxmlformats.org/officeDocument/2006/relationships/image" Target="media/image28.png"/><Relationship Id="rId54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5.wmf"/><Relationship Id="rId57" Type="http://schemas.openxmlformats.org/officeDocument/2006/relationships/image" Target="media/image42.png"/><Relationship Id="rId10" Type="http://schemas.openxmlformats.org/officeDocument/2006/relationships/image" Target="media/image110.png"/><Relationship Id="rId31" Type="http://schemas.openxmlformats.org/officeDocument/2006/relationships/image" Target="media/image18.png"/><Relationship Id="rId44" Type="http://schemas.openxmlformats.org/officeDocument/2006/relationships/image" Target="media/image30.png"/><Relationship Id="rId52" Type="http://schemas.openxmlformats.org/officeDocument/2006/relationships/customXml" Target="ink/ink6.xml"/><Relationship Id="rId6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0T06:28:02.16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 0,'3463'29'0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0T06:10:12.74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0,'1602'76'0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0T05:46:05.35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15 0,'4492'0'0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30T05:45:54.74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69 70,'11'2,"-1"0,1 1,-1 0,1 0,-1 1,0 1,-1 0,1 0,16 13,-17-12,45 31,-2 1,73 71,-107-90,-15-15,0 0,0-1,0 0,0 1,1-1,-1 0,1-1,0 1,0-1,0 0,0 0,0 0,0 0,1-1,-1 1,9 0,15 1,1-2,-1-1,0-1,36-6,89-30,-130 32,0 0,29-12,-44 14,-1 0,0 0,-1-1,1 0,-1 0,1-1,-1 0,-1 0,1 0,-1-1,6-6,16-19,3-4,-29 33,0 1,-1-1,1 1,-1-1,0 1,1-1,-1 1,0-1,0 1,0-1,0 0,0 1,0-1,-1 1,1-1,0 1,-1-1,1 0,-1 1,0 0,0-1,1 1,-1-1,0 1,0 0,0 0,0 0,-2-2,-5-5,0 0,-1 0,-11-6,-4-5,17 14,-1 0,1 1,-1 0,0 0,0 1,0 0,-1 0,1 1,-1 0,1 1,-13-1,-18-5,13 2,-1 2,1 1,-37 1,37 2,-1-2,1-1,-38-7,50 6,-1 0,1 1,-1 0,0 1,0 1,1 0,-22 4,-28 1,-122-4,83-3,33 2,59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0T07:53:39.29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 0,'635'32'0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0T09:09:50.156"/>
    </inkml:context>
    <inkml:brush xml:id="br0">
      <inkml:brushProperty name="width" value="0.3" units="cm"/>
      <inkml:brushProperty name="height" value="0.6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1 26 0,'2394'0'0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EC83D5-76E0-40EE-8C78-3EB632FE18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721</Words>
  <Characters>909</Characters>
  <Application>Microsoft Office Word</Application>
  <DocSecurity>0</DocSecurity>
  <Lines>129</Lines>
  <Paragraphs>116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新一 工藤</dc:creator>
  <cp:keywords/>
  <dc:description/>
  <cp:lastModifiedBy>新一 工藤</cp:lastModifiedBy>
  <cp:revision>2</cp:revision>
  <dcterms:created xsi:type="dcterms:W3CDTF">2025-11-17T06:22:00Z</dcterms:created>
  <dcterms:modified xsi:type="dcterms:W3CDTF">2025-11-17T06:22:00Z</dcterms:modified>
</cp:coreProperties>
</file>